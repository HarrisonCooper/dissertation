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4F903207" w14:textId="338E2F46" w:rsidR="00824A73" w:rsidRDefault="00D04541" w:rsidP="00D04541">
      <w:pPr>
        <w:ind w:left="720"/>
        <w:rPr>
          <w:sz w:val="22"/>
        </w:rPr>
      </w:pPr>
      <w:r w:rsidRPr="00226F61">
        <w:rPr>
          <w:sz w:val="22"/>
        </w:rPr>
        <w:t>Ageing is believed to be the largest contributor to the deterioration of the wall lining t</w:t>
      </w:r>
      <w:r w:rsidR="003E104F">
        <w:rPr>
          <w:sz w:val="22"/>
        </w:rPr>
        <w:t xml:space="preserve">he inside of our blood vessels and </w:t>
      </w:r>
      <w:r w:rsidRPr="00226F61">
        <w:rPr>
          <w:sz w:val="22"/>
        </w:rPr>
        <w:t xml:space="preserve">is dictated by a series of rules which produce emergent behaviours between cells. </w:t>
      </w:r>
      <w:r w:rsidR="00824A73">
        <w:rPr>
          <w:sz w:val="22"/>
        </w:rPr>
        <w:t xml:space="preserve">Agent based models have been used in the past to great success in accurately modelling interactions between cells </w:t>
      </w:r>
      <w:r w:rsidR="00C67B07">
        <w:rPr>
          <w:sz w:val="22"/>
        </w:rPr>
        <w:t>and one has been adapted for this project.</w:t>
      </w:r>
    </w:p>
    <w:p w14:paraId="63D24C4F" w14:textId="0BDFE0D4" w:rsidR="00591503" w:rsidRPr="00C67B07" w:rsidRDefault="00CE0586" w:rsidP="00C67B07">
      <w:pPr>
        <w:ind w:left="720"/>
        <w:rPr>
          <w:sz w:val="22"/>
        </w:rPr>
      </w:pPr>
      <w:r>
        <w:rPr>
          <w:sz w:val="22"/>
        </w:rPr>
        <w:t>Migration of endothelial cells plays a crucial role in</w:t>
      </w:r>
      <w:r w:rsidR="00C67B07">
        <w:rPr>
          <w:sz w:val="22"/>
        </w:rPr>
        <w:t xml:space="preserve"> the</w:t>
      </w:r>
      <w:r>
        <w:rPr>
          <w:sz w:val="22"/>
        </w:rPr>
        <w:t xml:space="preserve"> healing </w:t>
      </w:r>
      <w:r w:rsidR="00A62959">
        <w:rPr>
          <w:sz w:val="22"/>
        </w:rPr>
        <w:t xml:space="preserve">of </w:t>
      </w:r>
      <w:r>
        <w:rPr>
          <w:sz w:val="22"/>
        </w:rPr>
        <w:t xml:space="preserve">damaged endothelium </w:t>
      </w:r>
      <w:r w:rsidR="00A62959">
        <w:rPr>
          <w:sz w:val="22"/>
        </w:rPr>
        <w:t>walls, and as we get older</w:t>
      </w:r>
      <w:r>
        <w:rPr>
          <w:sz w:val="22"/>
        </w:rPr>
        <w:t xml:space="preserve"> this migration is thought to be hindered by the increased presence of large</w:t>
      </w:r>
      <w:r w:rsidR="00C67B07">
        <w:rPr>
          <w:sz w:val="22"/>
        </w:rPr>
        <w:t>r senescent cells. The model aims to provide insight into the rate of wound closure with age and the results support the theory that senescent cells slow down surrounding cells.</w:t>
      </w: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17134565" w:rsidR="00757D9F" w:rsidRPr="00226F61" w:rsidRDefault="00AC0B2A">
      <w:r w:rsidRPr="00226F61">
        <w:t>I would like to take the time to give my thanks to Dr</w:t>
      </w:r>
      <w:r w:rsidR="00291FBF">
        <w:t>.</w:t>
      </w:r>
      <w:r w:rsidRPr="00226F61">
        <w:t xml:space="preserve"> Dawn Walke</w:t>
      </w:r>
      <w:r w:rsidR="00EC7ECB" w:rsidRPr="00226F61">
        <w:t>r for</w:t>
      </w:r>
      <w:r w:rsidR="00672ABA" w:rsidRPr="00226F61">
        <w:t xml:space="preserve"> her continued encouragement and expert advice throughout this challenging project.</w:t>
      </w:r>
    </w:p>
    <w:p w14:paraId="7D36E60A" w14:textId="5959E345" w:rsidR="00AC0B2A" w:rsidRPr="00226F61" w:rsidRDefault="00291FBF">
      <w:r>
        <w:t>I would also like to give thanks to Prof. Paul Evans, my parents, and my nan.</w:t>
      </w:r>
    </w:p>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3245589C" w:rsidR="00223E25" w:rsidRPr="00226F61" w:rsidRDefault="00F27D84" w:rsidP="00BA6D73">
      <w:pPr>
        <w:jc w:val="center"/>
        <w:rPr>
          <w:sz w:val="40"/>
        </w:rPr>
      </w:pPr>
      <w:r>
        <w:rPr>
          <w:sz w:val="40"/>
        </w:rPr>
        <w:t>Abbreviations</w:t>
      </w:r>
    </w:p>
    <w:p w14:paraId="3F07CEC5" w14:textId="77777777" w:rsidR="00223E25" w:rsidRPr="00226F61" w:rsidRDefault="00223E25" w:rsidP="00BA6D73">
      <w:pPr>
        <w:jc w:val="center"/>
        <w:rPr>
          <w:sz w:val="40"/>
        </w:rPr>
      </w:pPr>
    </w:p>
    <w:p w14:paraId="29943089" w14:textId="79691304" w:rsidR="00223E25" w:rsidRDefault="00ED76C6" w:rsidP="00ED76C6">
      <w:r>
        <w:t>ABM:</w:t>
      </w:r>
    </w:p>
    <w:p w14:paraId="00A29CE1" w14:textId="77777777" w:rsidR="00ED76C6" w:rsidRDefault="00ED76C6" w:rsidP="00ED76C6"/>
    <w:p w14:paraId="3A40AB61" w14:textId="159D20B9" w:rsidR="00ED76C6" w:rsidRDefault="00ED76C6" w:rsidP="00ED76C6">
      <w:r>
        <w:t>CA:</w:t>
      </w:r>
    </w:p>
    <w:p w14:paraId="5DFB87FF" w14:textId="77777777" w:rsidR="00ED76C6" w:rsidRDefault="00ED76C6" w:rsidP="00ED76C6"/>
    <w:p w14:paraId="407821CB" w14:textId="126F28D0" w:rsidR="00ED76C6" w:rsidRDefault="00ED76C6" w:rsidP="00ED76C6">
      <w:r>
        <w:t>EBM:</w:t>
      </w:r>
    </w:p>
    <w:p w14:paraId="514D02BF" w14:textId="77777777" w:rsidR="00ED76C6" w:rsidRDefault="00ED76C6" w:rsidP="00ED76C6"/>
    <w:p w14:paraId="4D7D7BB8" w14:textId="38BCFF8D" w:rsidR="00ED76C6" w:rsidRDefault="00ED76C6" w:rsidP="00ED76C6">
      <w:r>
        <w:t>EC:</w:t>
      </w:r>
    </w:p>
    <w:p w14:paraId="6200189C" w14:textId="77777777" w:rsidR="00ED76C6" w:rsidRDefault="00ED76C6" w:rsidP="00ED76C6"/>
    <w:p w14:paraId="45A486C2" w14:textId="532BD370" w:rsidR="00ED76C6" w:rsidRDefault="00ED76C6" w:rsidP="00ED76C6">
      <w:r>
        <w:t>PC:</w:t>
      </w:r>
    </w:p>
    <w:p w14:paraId="53D2A5B4" w14:textId="77777777" w:rsidR="00ED76C6" w:rsidRDefault="00ED76C6" w:rsidP="00ED76C6"/>
    <w:p w14:paraId="535B62DA" w14:textId="457AC1EA" w:rsidR="00ED76C6" w:rsidRDefault="00ED76C6" w:rsidP="00ED76C6">
      <w:r>
        <w:t>QC:</w:t>
      </w:r>
    </w:p>
    <w:p w14:paraId="73EC2600" w14:textId="77777777" w:rsidR="00ED76C6" w:rsidRDefault="00ED76C6" w:rsidP="00ED76C6"/>
    <w:p w14:paraId="116E07DA" w14:textId="4E82BB28" w:rsidR="00ED76C6" w:rsidRPr="00ED76C6" w:rsidRDefault="00ED76C6" w:rsidP="00ED76C6">
      <w:r>
        <w:t>SC:</w:t>
      </w: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proofErr w:type="spellStart"/>
      <w:r w:rsidRPr="00226F61">
        <w:t>i</w:t>
      </w:r>
      <w:proofErr w:type="spellEnd"/>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lastRenderedPageBreak/>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lastRenderedPageBreak/>
        <w:t xml:space="preserve">… Each type of starting cell has a random xyz in range </w:t>
      </w:r>
      <w:proofErr w:type="spellStart"/>
      <w:r>
        <w:t>ij</w:t>
      </w:r>
      <w:proofErr w:type="spellEnd"/>
      <w:r>
        <w:t xml:space="preserve">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lastRenderedPageBreak/>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lastRenderedPageBreak/>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0DFF317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661C0E8A" w14:textId="5E0DAE7E" w:rsidR="00C311B8" w:rsidRPr="00226F61" w:rsidRDefault="00A63D0E" w:rsidP="00410CE8">
      <w:pPr>
        <w:pStyle w:val="NormalWeb"/>
        <w:spacing w:before="0" w:beforeAutospacing="0" w:after="0" w:afterAutospacing="0"/>
        <w:rPr>
          <w:sz w:val="22"/>
          <w:szCs w:val="22"/>
        </w:rPr>
      </w:pPr>
      <w:r w:rsidRPr="00226F61">
        <w:rPr>
          <w:sz w:val="22"/>
          <w:szCs w:val="22"/>
        </w:rPr>
        <w:t> </w:t>
      </w:r>
    </w:p>
    <w:p w14:paraId="354EF55C" w14:textId="0D12B5F7" w:rsidR="00403110" w:rsidRDefault="00410CE8" w:rsidP="00403110">
      <w:pPr>
        <w:pStyle w:val="NormalWeb"/>
        <w:spacing w:before="0" w:beforeAutospacing="0" w:after="0" w:afterAutospacing="0"/>
        <w:rPr>
          <w:color w:val="ED7D31" w:themeColor="accent2"/>
          <w:sz w:val="22"/>
          <w:szCs w:val="22"/>
        </w:rPr>
      </w:pPr>
      <w:r>
        <w:rPr>
          <w:sz w:val="22"/>
          <w:szCs w:val="22"/>
        </w:rPr>
        <w:t>1.3</w:t>
      </w:r>
      <w:r w:rsidR="00A63D0E" w:rsidRPr="00226F61">
        <w:rPr>
          <w:sz w:val="22"/>
          <w:szCs w:val="22"/>
        </w:rPr>
        <w:t> </w:t>
      </w:r>
      <w:r w:rsidR="0071486B" w:rsidRPr="00226F61">
        <w:rPr>
          <w:sz w:val="22"/>
          <w:szCs w:val="22"/>
        </w:rPr>
        <w:t>Summary of Report</w:t>
      </w:r>
    </w:p>
    <w:p w14:paraId="69D71B0F" w14:textId="77777777" w:rsidR="00A2468D" w:rsidRDefault="00403110" w:rsidP="00403110">
      <w:pPr>
        <w:pStyle w:val="NormalWeb"/>
        <w:spacing w:before="0" w:beforeAutospacing="0" w:after="0" w:afterAutospacing="0"/>
        <w:ind w:left="720"/>
        <w:rPr>
          <w:color w:val="ED7D31" w:themeColor="accent2"/>
          <w:sz w:val="22"/>
          <w:szCs w:val="22"/>
        </w:rPr>
      </w:pPr>
      <w:r>
        <w:rPr>
          <w:color w:val="ED7D31" w:themeColor="accent2"/>
          <w:sz w:val="22"/>
          <w:szCs w:val="22"/>
        </w:rPr>
        <w:br/>
        <w:t>This report starts by going through the background information required to understand the differing states and behaviours of the cells that will be modelled and what parameters they should have, it then justifies the use of modelling technique used and looks at current state of the art models to see how they can be adapted to the project. Next, the general flow of the program is defined including the order of functions required to produce accurate results.</w:t>
      </w:r>
    </w:p>
    <w:p w14:paraId="15664FCD" w14:textId="63655909" w:rsidR="00A77FC7" w:rsidRPr="003A7DDE" w:rsidRDefault="00A2468D" w:rsidP="00403110">
      <w:pPr>
        <w:pStyle w:val="NormalWeb"/>
        <w:spacing w:before="0" w:beforeAutospacing="0" w:after="0" w:afterAutospacing="0"/>
        <w:ind w:left="720"/>
        <w:rPr>
          <w:sz w:val="22"/>
          <w:szCs w:val="22"/>
        </w:rPr>
      </w:pPr>
      <w:r>
        <w:rPr>
          <w:color w:val="ED7D31" w:themeColor="accent2"/>
          <w:sz w:val="22"/>
          <w:szCs w:val="22"/>
        </w:rPr>
        <w:t>The results of the program are laid out in Chapter 6 and are compared to in vitro experiments found from the literature.</w:t>
      </w:r>
      <w:r w:rsidR="00C311B8" w:rsidRPr="003A7DDE">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AC58599" w:rsidR="008E65F6" w:rsidRPr="00226F61" w:rsidRDefault="00816C4C" w:rsidP="00346BE7">
      <w:pPr>
        <w:ind w:left="720"/>
        <w:rPr>
          <w:color w:val="ED7D31" w:themeColor="accent2"/>
          <w:sz w:val="22"/>
          <w:szCs w:val="22"/>
        </w:rPr>
      </w:pPr>
      <w:r w:rsidRPr="00226F61">
        <w:rPr>
          <w:sz w:val="22"/>
          <w:szCs w:val="22"/>
        </w:rPr>
        <w:t xml:space="preserve">Our blood vessels inner most wall is called the endothelium and is comprised of </w:t>
      </w:r>
      <w:r w:rsidR="00941789">
        <w:rPr>
          <w:sz w:val="22"/>
          <w:szCs w:val="22"/>
        </w:rPr>
        <w:t>endothelial cells (</w:t>
      </w:r>
      <w:r w:rsidRPr="00226F61">
        <w:rPr>
          <w:sz w:val="22"/>
          <w:szCs w:val="22"/>
        </w:rPr>
        <w:t>ECs</w:t>
      </w:r>
      <w:r w:rsidR="00941789">
        <w:rPr>
          <w:sz w:val="22"/>
          <w:szCs w:val="22"/>
        </w:rPr>
        <w:t>)</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This can cause problems as the damaged artery wall allows for fatty material to build up over time. If this builds up too much or ruptures, a blood cl</w:t>
      </w:r>
      <w:r w:rsidR="00941789">
        <w:rPr>
          <w:sz w:val="22"/>
          <w:szCs w:val="22"/>
        </w:rPr>
        <w:t>ot can form blocking the artery and</w:t>
      </w:r>
      <w:r w:rsidR="008E3876">
        <w:rPr>
          <w:sz w:val="22"/>
          <w:szCs w:val="22"/>
        </w:rPr>
        <w:t xml:space="preserve"> if this artery supplies blood to the heart it </w:t>
      </w:r>
      <w:r w:rsidR="00941789">
        <w:rPr>
          <w:sz w:val="22"/>
          <w:szCs w:val="22"/>
        </w:rPr>
        <w:t xml:space="preserve">will </w:t>
      </w:r>
      <w:r w:rsidR="008E3876">
        <w:rPr>
          <w:sz w:val="22"/>
          <w:szCs w:val="22"/>
        </w:rPr>
        <w:t xml:space="preserve">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3045467A" w:rsidR="008E65F6" w:rsidRPr="00226F61" w:rsidRDefault="00AF2155" w:rsidP="008E65F6">
      <w:pPr>
        <w:ind w:left="720"/>
        <w:rPr>
          <w:sz w:val="22"/>
          <w:szCs w:val="22"/>
        </w:rPr>
      </w:pPr>
      <w:r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Pr="00226F61">
        <w:rPr>
          <w:sz w:val="22"/>
          <w:szCs w:val="22"/>
        </w:rPr>
        <w:t xml:space="preserve">. </w:t>
      </w:r>
      <w:r w:rsidR="00FD0026" w:rsidRPr="00226F61">
        <w:rPr>
          <w:sz w:val="22"/>
          <w:szCs w:val="22"/>
        </w:rPr>
        <w:t xml:space="preserve"> </w:t>
      </w:r>
    </w:p>
    <w:p w14:paraId="0E2CE34B" w14:textId="77777777" w:rsidR="00AF5F10" w:rsidRDefault="00AF5F10" w:rsidP="00AF5F10">
      <w:pPr>
        <w:jc w:val="center"/>
        <w:rPr>
          <w:sz w:val="22"/>
          <w:szCs w:val="22"/>
        </w:rPr>
      </w:pPr>
      <w:r>
        <w:rPr>
          <w:noProof/>
          <w:sz w:val="22"/>
          <w:szCs w:val="22"/>
        </w:rPr>
        <w:drawing>
          <wp:inline distT="0" distB="0" distL="0" distR="0" wp14:anchorId="3303CFE6" wp14:editId="5215FAD9">
            <wp:extent cx="2931069" cy="3384443"/>
            <wp:effectExtent l="0" t="0" r="0" b="0"/>
            <wp:docPr id="73" name="Picture 73" descr="../../../../../../../Library/Containers/com.apple.mail/Data/Library/Mail%20Downloads/D3ED5142-6EE0-4332-BBBC-9B34E7339FC5/Cell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brary/Containers/com.apple.mail/Data/Library/Mail%20Downloads/D3ED5142-6EE0-4332-BBBC-9B34E7339FC5/Cell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53" cy="3406825"/>
                    </a:xfrm>
                    <a:prstGeom prst="rect">
                      <a:avLst/>
                    </a:prstGeom>
                    <a:noFill/>
                    <a:ln>
                      <a:noFill/>
                    </a:ln>
                  </pic:spPr>
                </pic:pic>
              </a:graphicData>
            </a:graphic>
          </wp:inline>
        </w:drawing>
      </w:r>
    </w:p>
    <w:p w14:paraId="07C24B7A" w14:textId="6B185A9B" w:rsidR="00AF2155" w:rsidRPr="00226F61" w:rsidRDefault="00610676" w:rsidP="00AF5F10">
      <w:pPr>
        <w:jc w:val="center"/>
        <w:rPr>
          <w:sz w:val="22"/>
          <w:szCs w:val="22"/>
        </w:rPr>
      </w:pPr>
      <w:r w:rsidRPr="00226F61">
        <w:rPr>
          <w:sz w:val="22"/>
          <w:szCs w:val="22"/>
        </w:rPr>
        <w:t>Figure 2</w:t>
      </w:r>
      <w:r w:rsidR="00A269CA" w:rsidRPr="00226F61">
        <w:rPr>
          <w:sz w:val="22"/>
          <w:szCs w:val="22"/>
        </w:rPr>
        <w:t>.1</w:t>
      </w:r>
      <w:r w:rsidR="0044203A" w:rsidRPr="00226F61">
        <w:rPr>
          <w:sz w:val="22"/>
          <w:szCs w:val="22"/>
        </w:rPr>
        <w:t>: Phases of eukaryotic cell cycle [</w:t>
      </w:r>
      <w:r w:rsidR="008075A5" w:rsidRPr="00630DAE">
        <w:rPr>
          <w:color w:val="FF0000"/>
          <w:sz w:val="22"/>
          <w:szCs w:val="22"/>
        </w:rPr>
        <w:t>2</w:t>
      </w:r>
      <w:r w:rsidR="00630DAE" w:rsidRPr="00630DAE">
        <w:rPr>
          <w:color w:val="FF0000"/>
          <w:sz w:val="22"/>
          <w:szCs w:val="22"/>
        </w:rPr>
        <w:t xml:space="preserve"> - REMOVE</w:t>
      </w:r>
      <w:r w:rsidR="0044203A" w:rsidRPr="00226F61">
        <w:rPr>
          <w:sz w:val="22"/>
          <w:szCs w:val="22"/>
        </w:rPr>
        <w:t>]</w:t>
      </w:r>
    </w:p>
    <w:p w14:paraId="3F160C9E" w14:textId="77777777" w:rsidR="0044203A" w:rsidRPr="00226F61" w:rsidRDefault="0044203A" w:rsidP="00CD4455">
      <w:pPr>
        <w:rPr>
          <w:sz w:val="22"/>
          <w:szCs w:val="22"/>
        </w:rPr>
      </w:pPr>
    </w:p>
    <w:p w14:paraId="32C4D863" w14:textId="3FB4FB3C" w:rsidR="008C4FD4" w:rsidRPr="00226F61" w:rsidRDefault="00B575D1" w:rsidP="00B575D1">
      <w:pPr>
        <w:ind w:left="720"/>
        <w:rPr>
          <w:sz w:val="22"/>
          <w:szCs w:val="22"/>
        </w:rPr>
      </w:pPr>
      <w:commentRangeStart w:id="25"/>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w:t>
      </w:r>
      <w:r w:rsidR="00707AEB">
        <w:rPr>
          <w:sz w:val="22"/>
          <w:szCs w:val="22"/>
        </w:rPr>
        <w:t>F</w:t>
      </w:r>
      <w:r w:rsidRPr="00226F61">
        <w:rPr>
          <w:sz w:val="22"/>
          <w:szCs w:val="22"/>
        </w:rPr>
        <w:t>igure</w:t>
      </w:r>
      <w:r w:rsidR="00707AEB">
        <w:rPr>
          <w:sz w:val="22"/>
          <w:szCs w:val="22"/>
        </w:rPr>
        <w:t xml:space="preserve"> 2.1</w:t>
      </w:r>
      <w:r w:rsidRPr="00226F61">
        <w:rPr>
          <w:sz w:val="22"/>
          <w:szCs w:val="22"/>
        </w:rPr>
        <w:t xml:space="preserv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t>
      </w:r>
      <w:r w:rsidR="0090427F">
        <w:rPr>
          <w:sz w:val="22"/>
          <w:szCs w:val="22"/>
        </w:rPr>
        <w:t>where the enlarged cell splits into two</w:t>
      </w:r>
      <w:r w:rsidRPr="00226F61">
        <w:rPr>
          <w:sz w:val="22"/>
          <w:szCs w:val="22"/>
        </w:rPr>
        <w:t xml:space="preserve">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25"/>
      <w:r w:rsidR="00057517" w:rsidRPr="00226F61">
        <w:rPr>
          <w:rStyle w:val="CommentReference"/>
          <w:highlight w:val="yellow"/>
        </w:rPr>
        <w:commentReference w:id="25"/>
      </w:r>
    </w:p>
    <w:p w14:paraId="16932D8A" w14:textId="74CD6B27" w:rsidR="00AF2155" w:rsidRPr="00226F61" w:rsidRDefault="00B575D1" w:rsidP="00B575D1">
      <w:pPr>
        <w:ind w:left="720"/>
        <w:rPr>
          <w:sz w:val="22"/>
          <w:szCs w:val="22"/>
        </w:rPr>
      </w:pPr>
      <w:r w:rsidRPr="00226F61">
        <w:rPr>
          <w:sz w:val="22"/>
          <w:szCs w:val="22"/>
        </w:rPr>
        <w:t xml:space="preserve">However, </w:t>
      </w:r>
      <w:commentRangeStart w:id="26"/>
      <w:r w:rsidRPr="00226F61">
        <w:rPr>
          <w:sz w:val="22"/>
          <w:szCs w:val="22"/>
        </w:rPr>
        <w:t xml:space="preserve">for ECs </w:t>
      </w:r>
      <w:commentRangeEnd w:id="26"/>
      <w:r w:rsidR="00057517" w:rsidRPr="00226F61">
        <w:rPr>
          <w:rStyle w:val="CommentReference"/>
        </w:rPr>
        <w:commentReference w:id="26"/>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EC proliferation is no longer required. If there is a stressor, such as a decrease 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27"/>
      <w:r w:rsidR="001434BE" w:rsidRPr="00226F61">
        <w:rPr>
          <w:sz w:val="22"/>
          <w:szCs w:val="22"/>
        </w:rPr>
        <w:t>cycle [</w:t>
      </w:r>
      <w:r w:rsidR="00483244" w:rsidRPr="00226F61">
        <w:rPr>
          <w:sz w:val="22"/>
          <w:szCs w:val="22"/>
        </w:rPr>
        <w:t>4</w:t>
      </w:r>
      <w:r w:rsidR="001434BE" w:rsidRPr="00226F61">
        <w:rPr>
          <w:sz w:val="22"/>
          <w:szCs w:val="22"/>
        </w:rPr>
        <w:t xml:space="preserve">]. </w:t>
      </w:r>
      <w:commentRangeEnd w:id="27"/>
      <w:r w:rsidR="00F65495" w:rsidRPr="00226F61">
        <w:rPr>
          <w:rStyle w:val="CommentReference"/>
        </w:rPr>
        <w:commentReference w:id="27"/>
      </w:r>
      <w:r w:rsidR="001434BE" w:rsidRPr="00226F61">
        <w:rPr>
          <w:sz w:val="22"/>
          <w:szCs w:val="22"/>
        </w:rPr>
        <w:t xml:space="preserve">However, if the EC stays in the quiescent </w:t>
      </w:r>
      <w:r w:rsidR="001434BE" w:rsidRPr="00226F61">
        <w:rPr>
          <w:sz w:val="22"/>
          <w:szCs w:val="22"/>
        </w:rPr>
        <w:lastRenderedPageBreak/>
        <w:t>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r w:rsidR="00F4630A">
        <w:rPr>
          <w:sz w:val="22"/>
          <w:szCs w:val="22"/>
        </w:rPr>
        <w:t xml:space="preserve"> Quiescent cells are stable and can live up to 10 years </w:t>
      </w:r>
      <w:r w:rsidR="00F4630A" w:rsidRPr="00F4630A">
        <w:rPr>
          <w:color w:val="FF0000"/>
          <w:sz w:val="22"/>
          <w:szCs w:val="22"/>
        </w:rPr>
        <w:t>[https://www.sciencedirect.com/science/article/pii/S0960982298704361</w:t>
      </w:r>
      <w:r w:rsidR="00F4630A">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28"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29" w:author="Harry Cooper" w:date="2017-11-29T15:23:00Z">
        <w:r w:rsidR="00B77936" w:rsidRPr="00226F61">
          <w:rPr>
            <w:szCs w:val="22"/>
          </w:rPr>
          <w:t>Ageing</w:t>
        </w:r>
      </w:ins>
    </w:p>
    <w:p w14:paraId="5CBA7330" w14:textId="77777777" w:rsidR="00B851D2" w:rsidRPr="00226F61" w:rsidRDefault="00B851D2" w:rsidP="00B851D2">
      <w:pPr>
        <w:rPr>
          <w:ins w:id="30" w:author="Harry Cooper" w:date="2017-11-29T15:23:00Z"/>
          <w:color w:val="ED7D31" w:themeColor="accent2"/>
          <w:sz w:val="22"/>
          <w:szCs w:val="22"/>
          <w:rPrChange w:id="31" w:author="Harry Cooper" w:date="2017-11-29T15:23:00Z">
            <w:rPr>
              <w:ins w:id="32"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2572F54C"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0F560F">
        <w:rPr>
          <w:color w:val="FF0000"/>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w:t>
      </w:r>
      <w:r w:rsidR="007201E7" w:rsidRPr="000F560F">
        <w:rPr>
          <w:color w:val="FF0000"/>
          <w:sz w:val="22"/>
          <w:szCs w:val="22"/>
        </w:rPr>
        <w:t>http://science.sciencemag.org.sheffield.idm.oclc.org/content/311/5765/1257.full</w:t>
      </w:r>
      <w:r w:rsidR="007201E7" w:rsidRPr="00B44902">
        <w:rPr>
          <w:sz w:val="22"/>
          <w:szCs w:val="22"/>
        </w:rPr>
        <w:t>]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B93812">
        <w:rPr>
          <w:sz w:val="22"/>
          <w:szCs w:val="22"/>
        </w:rPr>
        <w:t>ts are from baboons</w:t>
      </w:r>
      <w:r w:rsidR="00212FCB" w:rsidRPr="00B44902">
        <w:rPr>
          <w:sz w:val="22"/>
          <w:szCs w:val="22"/>
        </w:rPr>
        <w:t xml:space="preserve"> not humans</w:t>
      </w:r>
      <w:r w:rsidR="00B93812">
        <w:rPr>
          <w:sz w:val="22"/>
          <w:szCs w:val="22"/>
        </w:rPr>
        <w:t>,</w:t>
      </w:r>
      <w:r w:rsidR="00212FCB" w:rsidRPr="00B44902">
        <w:rPr>
          <w:sz w:val="22"/>
          <w:szCs w:val="22"/>
        </w:rPr>
        <w:t xml:space="preserve">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84FF0">
        <w:rPr>
          <w:sz w:val="22"/>
          <w:szCs w:val="22"/>
        </w:rPr>
        <w:t xml:space="preserve"> cells also undergo senescence, and so can be used as the basis for the experiments.</w:t>
      </w:r>
      <w:r w:rsidR="00212FCB" w:rsidRPr="00B44902">
        <w:rPr>
          <w:sz w:val="22"/>
          <w:szCs w:val="22"/>
        </w:rPr>
        <w:t xml:space="preserv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4D43BB6C" w14:textId="57519D34" w:rsidR="00901A3B" w:rsidRPr="00226F61" w:rsidRDefault="00901A3B" w:rsidP="00C61384">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r w:rsidR="004F2D86">
        <w:rPr>
          <w:sz w:val="22"/>
          <w:szCs w:val="22"/>
        </w:rPr>
        <w:t>Firstly</w:t>
      </w:r>
      <w:ins w:id="33" w:author="Harry Cooper" w:date="2017-11-29T15:32:00Z">
        <w:r w:rsidR="00BD74DE" w:rsidRPr="00226F61">
          <w:rPr>
            <w:sz w:val="22"/>
            <w:szCs w:val="22"/>
          </w:rPr>
          <w:t xml:space="preserve">,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4" w:author="Harry Cooper" w:date="2017-11-29T15:32:00Z">
        <w:r w:rsidR="00BD74DE" w:rsidRPr="00226F61">
          <w:rPr>
            <w:sz w:val="22"/>
            <w:szCs w:val="22"/>
          </w:rPr>
          <w:t xml:space="preserve">, </w:t>
        </w:r>
      </w:ins>
      <w:ins w:id="35" w:author="Harry Cooper" w:date="2017-11-29T15:33:00Z">
        <w:r w:rsidR="00BD74DE" w:rsidRPr="00226F61">
          <w:rPr>
            <w:sz w:val="22"/>
            <w:szCs w:val="22"/>
          </w:rPr>
          <w:t>t</w:t>
        </w:r>
      </w:ins>
      <w:del w:id="36" w:author="Harry Cooper" w:date="2017-11-29T15:33:00Z">
        <w:r w:rsidR="00F01637" w:rsidRPr="00226F61" w:rsidDel="00BD74DE">
          <w:rPr>
            <w:sz w:val="22"/>
            <w:szCs w:val="22"/>
          </w:rPr>
          <w:delText>T</w:delText>
        </w:r>
      </w:del>
      <w:r w:rsidR="00F01637" w:rsidRPr="00226F61">
        <w:rPr>
          <w:sz w:val="22"/>
          <w:szCs w:val="22"/>
        </w:rPr>
        <w:t xml:space="preserve">hey </w:t>
      </w:r>
      <w:del w:id="37" w:author="Harry Cooper" w:date="2017-11-29T15:33:00Z">
        <w:r w:rsidR="00F01637" w:rsidRPr="00226F61" w:rsidDel="00BD74DE">
          <w:rPr>
            <w:sz w:val="22"/>
            <w:szCs w:val="22"/>
          </w:rPr>
          <w:delText>tend to be more</w:delText>
        </w:r>
      </w:del>
      <w:ins w:id="38" w:author="Harry Cooper" w:date="2017-11-29T15:33:00Z">
        <w:r w:rsidR="00BD74DE" w:rsidRPr="00226F61">
          <w:rPr>
            <w:sz w:val="22"/>
            <w:szCs w:val="22"/>
          </w:rPr>
          <w:t>become</w:t>
        </w:r>
      </w:ins>
      <w:r w:rsidR="00F01637" w:rsidRPr="00226F61">
        <w:rPr>
          <w:sz w:val="22"/>
          <w:szCs w:val="22"/>
        </w:rPr>
        <w:t xml:space="preserve"> enlarged</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 xml:space="preserve">after entering this state </w:t>
        </w:r>
      </w:ins>
      <w:del w:id="41" w:author="Harry Cooper" w:date="2017-11-29T15:32:00Z">
        <w:r w:rsidR="00F01637" w:rsidRPr="00226F61" w:rsidDel="00BD74DE">
          <w:rPr>
            <w:sz w:val="22"/>
            <w:szCs w:val="22"/>
          </w:rPr>
          <w:delText xml:space="preserve">, </w:delText>
        </w:r>
        <w:commentRangeStart w:id="42"/>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2"/>
        <w:r w:rsidR="00807C12" w:rsidRPr="00226F61" w:rsidDel="00BD74DE">
          <w:rPr>
            <w:rStyle w:val="CommentReference"/>
            <w:sz w:val="22"/>
            <w:szCs w:val="22"/>
          </w:rPr>
          <w:commentReference w:id="42"/>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3"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w:t>
      </w:r>
      <w:r w:rsidR="00284FF0">
        <w:rPr>
          <w:sz w:val="22"/>
          <w:szCs w:val="22"/>
        </w:rPr>
        <w:t>[</w:t>
      </w:r>
      <w:proofErr w:type="gramStart"/>
      <w:r w:rsidR="00284FF0" w:rsidRPr="00284FF0">
        <w:rPr>
          <w:color w:val="FF0000"/>
          <w:sz w:val="22"/>
          <w:szCs w:val="22"/>
        </w:rPr>
        <w:t>PAPER?-</w:t>
      </w:r>
      <w:proofErr w:type="gramEnd"/>
      <w:r w:rsidR="00284FF0" w:rsidRPr="00284FF0">
        <w:rPr>
          <w:color w:val="FF0000"/>
          <w:sz w:val="22"/>
          <w:szCs w:val="22"/>
        </w:rPr>
        <w:t>Pauls</w:t>
      </w:r>
      <w:r w:rsidR="00284FF0">
        <w:rPr>
          <w:sz w:val="22"/>
          <w:szCs w:val="22"/>
        </w:rPr>
        <w:t xml:space="preserve">] </w:t>
      </w:r>
      <w:r w:rsidR="00B07872">
        <w:rPr>
          <w:sz w:val="22"/>
          <w:szCs w:val="22"/>
        </w:rPr>
        <w:t>states</w:t>
      </w:r>
      <w:r w:rsidR="008C2109" w:rsidRPr="00226F61">
        <w:rPr>
          <w:sz w:val="22"/>
          <w:szCs w:val="22"/>
        </w:rPr>
        <w:t xml:space="preserve"> that senescent ECs could be the main contributor an</w:t>
      </w:r>
      <w:r w:rsidR="00B07872">
        <w:rPr>
          <w:sz w:val="22"/>
          <w:szCs w:val="22"/>
        </w:rPr>
        <w:t xml:space="preserve">d initiator of atherosclerosis, they go onto suggest </w:t>
      </w:r>
      <w:r w:rsidR="00B07872" w:rsidRPr="00226F61">
        <w:rPr>
          <w:sz w:val="22"/>
          <w:szCs w:val="22"/>
        </w:rPr>
        <w:t xml:space="preserve">that due to the size of the senescent ECs, </w:t>
      </w:r>
      <w:r w:rsidR="00B07872">
        <w:rPr>
          <w:sz w:val="22"/>
          <w:szCs w:val="22"/>
        </w:rPr>
        <w:t xml:space="preserve">there is </w:t>
      </w:r>
      <w:r w:rsidR="00B07872" w:rsidRPr="00226F61">
        <w:rPr>
          <w:sz w:val="22"/>
          <w:szCs w:val="22"/>
        </w:rPr>
        <w:t xml:space="preserve">a detrimental effect to the speeds of </w:t>
      </w:r>
      <w:r w:rsidR="00B07872">
        <w:rPr>
          <w:sz w:val="22"/>
          <w:szCs w:val="22"/>
        </w:rPr>
        <w:t>the</w:t>
      </w:r>
      <w:r w:rsidR="00B07872" w:rsidRPr="00226F61">
        <w:rPr>
          <w:sz w:val="22"/>
          <w:szCs w:val="22"/>
        </w:rPr>
        <w:t xml:space="preserve"> neighbouring cells, acting as a </w:t>
      </w:r>
      <w:r w:rsidR="00B07872">
        <w:rPr>
          <w:sz w:val="22"/>
          <w:szCs w:val="22"/>
        </w:rPr>
        <w:t>barrier</w:t>
      </w:r>
      <w:r w:rsidR="00B07872" w:rsidRPr="00226F61">
        <w:rPr>
          <w:sz w:val="22"/>
          <w:szCs w:val="22"/>
        </w:rPr>
        <w:t xml:space="preserve"> and slowing them down. This can hinder wound healing as it will take longer for healthy mitotic ECs to fill the gap</w:t>
      </w:r>
      <w:r w:rsidR="009D276A">
        <w:rPr>
          <w:sz w:val="22"/>
          <w:szCs w:val="22"/>
        </w:rPr>
        <w:t xml:space="preserve"> and can lead to health problems such as thrombosis</w:t>
      </w:r>
      <w:r w:rsidR="00B07872" w:rsidRPr="00226F61">
        <w:rPr>
          <w:sz w:val="22"/>
          <w:szCs w:val="22"/>
        </w:rPr>
        <w:t>. As mentioned above, there’s is also an increase in the number of senescent cells over time</w:t>
      </w:r>
      <w:r w:rsidR="00C61384">
        <w:rPr>
          <w:sz w:val="22"/>
          <w:szCs w:val="22"/>
        </w:rPr>
        <w:t xml:space="preserve"> due to the Hayflick limit</w:t>
      </w:r>
      <w:r w:rsidR="00B07872" w:rsidRPr="00226F61">
        <w:rPr>
          <w:sz w:val="22"/>
          <w:szCs w:val="22"/>
        </w:rPr>
        <w:t xml:space="preserve">, therefore I expect my model to show that </w:t>
      </w:r>
      <w:r w:rsidR="00C61384">
        <w:rPr>
          <w:sz w:val="22"/>
          <w:szCs w:val="22"/>
        </w:rPr>
        <w:t>as</w:t>
      </w:r>
      <w:r w:rsidR="00B07872" w:rsidRPr="00226F61">
        <w:rPr>
          <w:sz w:val="22"/>
          <w:szCs w:val="22"/>
        </w:rPr>
        <w:t xml:space="preserve"> age</w:t>
      </w:r>
      <w:r w:rsidR="00C61384">
        <w:rPr>
          <w:sz w:val="22"/>
          <w:szCs w:val="22"/>
        </w:rPr>
        <w:t xml:space="preserve"> increases</w:t>
      </w:r>
      <w:r w:rsidR="00B07872" w:rsidRPr="00226F61">
        <w:rPr>
          <w:sz w:val="22"/>
          <w:szCs w:val="22"/>
        </w:rPr>
        <w:t xml:space="preserve">, it takes longer for </w:t>
      </w:r>
      <w:r w:rsidR="00C61384">
        <w:rPr>
          <w:sz w:val="22"/>
          <w:szCs w:val="22"/>
        </w:rPr>
        <w:t>the</w:t>
      </w:r>
      <w:r w:rsidR="00B07872" w:rsidRPr="00226F61">
        <w:rPr>
          <w:sz w:val="22"/>
          <w:szCs w:val="22"/>
        </w:rPr>
        <w:t xml:space="preserve"> wounds to heal.</w:t>
      </w:r>
    </w:p>
    <w:p w14:paraId="582FF694" w14:textId="4FBDCC51" w:rsidR="000552EF" w:rsidRPr="00226F61" w:rsidDel="00B77936" w:rsidRDefault="000552EF" w:rsidP="001B1C83">
      <w:pPr>
        <w:rPr>
          <w:del w:id="44" w:author="Harry Cooper" w:date="2017-11-29T15:23:00Z"/>
        </w:rPr>
      </w:pPr>
      <w:commentRangeStart w:id="45"/>
      <w:del w:id="46" w:author="Harry Cooper" w:date="2017-11-29T15:23:00Z">
        <w:r w:rsidRPr="00226F61" w:rsidDel="00B77936">
          <w:delText>Environment</w:delText>
        </w:r>
        <w:commentRangeEnd w:id="45"/>
        <w:r w:rsidR="00F65495" w:rsidRPr="00226F61" w:rsidDel="00B77936">
          <w:rPr>
            <w:rStyle w:val="CommentReference"/>
          </w:rPr>
          <w:commentReference w:id="45"/>
        </w:r>
        <w:r w:rsidRPr="00226F61" w:rsidDel="00B77936">
          <w:delText>:</w:delText>
        </w:r>
      </w:del>
    </w:p>
    <w:p w14:paraId="3104400E" w14:textId="1B11B815" w:rsidR="001E297F" w:rsidRPr="00226F61" w:rsidDel="00B77936" w:rsidRDefault="001E297F">
      <w:pPr>
        <w:rPr>
          <w:del w:id="47" w:author="Harry Cooper" w:date="2017-11-29T15:23:00Z"/>
        </w:rPr>
      </w:pPr>
      <w:del w:id="48" w:author="Harry Cooper" w:date="2017-11-29T15:23:00Z">
        <w:r w:rsidRPr="00226F61" w:rsidDel="00B77936">
          <w:tab/>
        </w:r>
      </w:del>
    </w:p>
    <w:p w14:paraId="0B1A33FA" w14:textId="59826543" w:rsidR="001E297F" w:rsidRPr="00226F61" w:rsidDel="00B77936" w:rsidRDefault="001E297F" w:rsidP="001E297F">
      <w:pPr>
        <w:ind w:left="720"/>
        <w:rPr>
          <w:del w:id="49" w:author="Harry Cooper" w:date="2017-11-29T15:23:00Z"/>
        </w:rPr>
      </w:pPr>
      <w:del w:id="50" w:author="Harry Cooper" w:date="2017-11-29T15:23:00Z">
        <w:r w:rsidRPr="00226F61" w:rsidDel="00B77936">
          <w:delText xml:space="preserve">The type of environment that is most interesting to us is that involving low sheer </w:delText>
        </w:r>
      </w:del>
      <w:ins w:id="51" w:author="D.Walker" w:date="2017-11-28T16:47:00Z">
        <w:del w:id="52" w:author="Harry Cooper" w:date="2017-11-29T15:23:00Z">
          <w:r w:rsidR="00807C12" w:rsidRPr="00226F61" w:rsidDel="00B77936">
            <w:delText xml:space="preserve">shear </w:delText>
          </w:r>
        </w:del>
      </w:ins>
      <w:del w:id="53"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4" w:author="Harry Cooper" w:date="2017-11-29T15:23:00Z"/>
          <w:rFonts w:ascii="Times New Roman" w:hAnsi="Times New Roman" w:cs="Times New Roman"/>
        </w:rPr>
      </w:pPr>
      <w:del w:id="55"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56" w:author="Harry Cooper" w:date="2017-11-29T15:23:00Z"/>
          <w:sz w:val="22"/>
          <w:szCs w:val="22"/>
        </w:rPr>
      </w:pPr>
      <w:del w:id="57"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58" w:author="Harry Cooper" w:date="2017-11-29T15:23:00Z"/>
          <w:rFonts w:ascii="Times New Roman" w:hAnsi="Times New Roman" w:cs="Times New Roman"/>
        </w:rPr>
      </w:pPr>
      <w:del w:id="59"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0"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96AA3E" w:rsidR="00857AB7" w:rsidRPr="00226F61" w:rsidRDefault="00857AB7" w:rsidP="00BE672F">
      <w:pPr>
        <w:ind w:left="720"/>
        <w:rPr>
          <w:sz w:val="22"/>
          <w:szCs w:val="22"/>
        </w:rPr>
      </w:pPr>
      <w:r w:rsidRPr="00226F61">
        <w:rPr>
          <w:sz w:val="22"/>
          <w:szCs w:val="22"/>
        </w:rPr>
        <w:t>Not all ECs within our blood vessel have</w:t>
      </w:r>
      <w:r w:rsidR="00726DB1" w:rsidRPr="00226F61">
        <w:rPr>
          <w:sz w:val="22"/>
          <w:szCs w:val="22"/>
        </w:rPr>
        <w:t xml:space="preserve"> the same </w:t>
      </w:r>
      <w:del w:id="61" w:author="D.Walker" w:date="2017-11-28T16:48:00Z">
        <w:r w:rsidR="00726DB1" w:rsidRPr="00226F61" w:rsidDel="00807C12">
          <w:rPr>
            <w:sz w:val="22"/>
            <w:szCs w:val="22"/>
          </w:rPr>
          <w:delText xml:space="preserve">physiology </w:delText>
        </w:r>
      </w:del>
      <w:ins w:id="62"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w:t>
      </w:r>
      <w:r w:rsidR="00C54D07">
        <w:rPr>
          <w:sz w:val="22"/>
          <w:szCs w:val="22"/>
        </w:rPr>
        <w:t>one of the</w:t>
      </w:r>
      <w:r w:rsidR="00AC7967" w:rsidRPr="00226F61">
        <w:rPr>
          <w:sz w:val="22"/>
          <w:szCs w:val="22"/>
        </w:rPr>
        <w:t xml:space="preserve"> disease</w:t>
      </w:r>
      <w:r w:rsidR="00C54D07">
        <w:rPr>
          <w:sz w:val="22"/>
          <w:szCs w:val="22"/>
        </w:rPr>
        <w:t>s</w:t>
      </w:r>
      <w:r w:rsidR="00AC7967" w:rsidRPr="00226F61">
        <w:rPr>
          <w:sz w:val="22"/>
          <w:szCs w:val="22"/>
        </w:rPr>
        <w:t xml:space="preserv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3"/>
      <w:r w:rsidR="002355DD" w:rsidRPr="00226F61">
        <w:rPr>
          <w:sz w:val="22"/>
          <w:szCs w:val="22"/>
        </w:rPr>
        <w:t xml:space="preserve"> </w:t>
      </w:r>
      <w:commentRangeEnd w:id="63"/>
      <w:r w:rsidR="00807C12" w:rsidRPr="00226F61">
        <w:rPr>
          <w:rStyle w:val="CommentReference"/>
          <w:sz w:val="22"/>
          <w:szCs w:val="22"/>
        </w:rPr>
        <w:commentReference w:id="63"/>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lastRenderedPageBreak/>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4" w:author="Harry Cooper" w:date="2017-11-29T15:51:00Z"/>
          <w:sz w:val="22"/>
          <w:szCs w:val="22"/>
        </w:rPr>
      </w:pPr>
    </w:p>
    <w:p w14:paraId="30E402FA" w14:textId="3BD2A3AC" w:rsidR="007147F2" w:rsidRPr="00226F61" w:rsidRDefault="00DD2494" w:rsidP="00BE602D">
      <w:pPr>
        <w:rPr>
          <w:ins w:id="65" w:author="Harry Cooper" w:date="2017-11-29T15:53:00Z"/>
          <w:lang w:eastAsia="en-US"/>
        </w:rPr>
      </w:pPr>
      <w:r w:rsidRPr="00226F61">
        <w:t xml:space="preserve">2.5 </w:t>
      </w:r>
      <w:ins w:id="66" w:author="Harry Cooper" w:date="2017-11-29T15:51:00Z">
        <w:r w:rsidR="007147F2" w:rsidRPr="00226F61">
          <w:t>Methods of Modelling</w:t>
        </w:r>
      </w:ins>
    </w:p>
    <w:p w14:paraId="2489F3CC" w14:textId="77777777" w:rsidR="000D0F3D" w:rsidRPr="00226F61" w:rsidRDefault="000D0F3D">
      <w:pPr>
        <w:rPr>
          <w:ins w:id="67" w:author="Harry Cooper" w:date="2017-11-29T15:51:00Z"/>
        </w:rPr>
      </w:pPr>
    </w:p>
    <w:p w14:paraId="20D7FB22" w14:textId="57871586" w:rsidR="00232009" w:rsidRDefault="007147F2">
      <w:pPr>
        <w:pStyle w:val="ListParagraph"/>
        <w:rPr>
          <w:sz w:val="22"/>
        </w:rPr>
        <w:pPrChange w:id="68" w:author="Harry Cooper" w:date="2017-11-29T15:51:00Z">
          <w:pPr/>
        </w:pPrChange>
      </w:pPr>
      <w:ins w:id="69" w:author="Harry Cooper" w:date="2017-11-29T15:51:00Z">
        <w:r w:rsidRPr="00226F61">
          <w:rPr>
            <w:rFonts w:ascii="Times New Roman" w:hAnsi="Times New Roman" w:cs="Times New Roman"/>
            <w:sz w:val="22"/>
          </w:rPr>
          <w:t xml:space="preserve">There </w:t>
        </w:r>
      </w:ins>
      <w:r w:rsidR="00323593" w:rsidRPr="00323593">
        <w:rPr>
          <w:rFonts w:ascii="Times New Roman" w:hAnsi="Times New Roman" w:cs="Times New Roman"/>
          <w:sz w:val="22"/>
        </w:rPr>
        <w:t>three</w:t>
      </w:r>
      <w:ins w:id="70" w:author="Harry Cooper" w:date="2017-11-29T15:51:00Z">
        <w:r w:rsidRPr="00323593">
          <w:rPr>
            <w:rFonts w:ascii="Times New Roman" w:hAnsi="Times New Roman" w:cs="Times New Roman"/>
            <w:sz w:val="22"/>
          </w:rPr>
          <w:t xml:space="preserve"> options</w:t>
        </w:r>
        <w:r w:rsidRPr="00226F61">
          <w:rPr>
            <w:rFonts w:ascii="Times New Roman" w:hAnsi="Times New Roman" w:cs="Times New Roman"/>
            <w:sz w:val="22"/>
          </w:rPr>
          <w:t xml:space="preserve"> for modelling the interactions between </w:t>
        </w:r>
      </w:ins>
      <w:r w:rsidR="00C1285C">
        <w:rPr>
          <w:rFonts w:ascii="Times New Roman" w:hAnsi="Times New Roman" w:cs="Times New Roman"/>
          <w:sz w:val="22"/>
        </w:rPr>
        <w:t>endotheli</w:t>
      </w:r>
      <w:r w:rsidR="003D75FF">
        <w:rPr>
          <w:rFonts w:ascii="Times New Roman" w:hAnsi="Times New Roman" w:cs="Times New Roman"/>
          <w:sz w:val="22"/>
        </w:rPr>
        <w:t>al cells</w:t>
      </w:r>
      <w:ins w:id="71" w:author="Harry Cooper" w:date="2017-11-29T15:52:00Z">
        <w:r w:rsidRPr="00226F61">
          <w:rPr>
            <w:rFonts w:ascii="Times New Roman" w:hAnsi="Times New Roman" w:cs="Times New Roman"/>
            <w:sz w:val="22"/>
          </w:rPr>
          <w:t>. C</w:t>
        </w:r>
        <w:r w:rsidR="00743677" w:rsidRPr="00226F61">
          <w:rPr>
            <w:rFonts w:ascii="Times New Roman" w:hAnsi="Times New Roman" w:cs="Times New Roman"/>
            <w:sz w:val="22"/>
          </w:rPr>
          <w:t xml:space="preserve">ellular </w:t>
        </w:r>
      </w:ins>
      <w:r w:rsidR="00C54679">
        <w:rPr>
          <w:rFonts w:ascii="Times New Roman" w:hAnsi="Times New Roman" w:cs="Times New Roman"/>
          <w:sz w:val="22"/>
        </w:rPr>
        <w:t>A</w:t>
      </w:r>
      <w:ins w:id="72" w:author="Harry Cooper" w:date="2017-11-29T15:52:00Z">
        <w:r w:rsidR="00743677" w:rsidRPr="00226F61">
          <w:rPr>
            <w:rFonts w:ascii="Times New Roman" w:hAnsi="Times New Roman" w:cs="Times New Roman"/>
            <w:sz w:val="22"/>
          </w:rPr>
          <w:t>utomata</w:t>
        </w:r>
      </w:ins>
      <w:ins w:id="73" w:author="Harry Cooper" w:date="2017-11-30T09:46:00Z">
        <w:r w:rsidR="003D7006" w:rsidRPr="00226F61">
          <w:rPr>
            <w:rFonts w:ascii="Times New Roman" w:hAnsi="Times New Roman" w:cs="Times New Roman"/>
            <w:sz w:val="22"/>
          </w:rPr>
          <w:t xml:space="preserve"> (CA)</w:t>
        </w:r>
      </w:ins>
      <w:ins w:id="74" w:author="Harry Cooper" w:date="2017-11-29T15:52:00Z">
        <w:r w:rsidR="003F3729" w:rsidRPr="00226F61">
          <w:rPr>
            <w:rFonts w:ascii="Times New Roman" w:hAnsi="Times New Roman" w:cs="Times New Roman"/>
            <w:sz w:val="22"/>
          </w:rPr>
          <w:t xml:space="preserve"> </w:t>
        </w:r>
      </w:ins>
      <w:r w:rsidR="003D75FF">
        <w:rPr>
          <w:rFonts w:ascii="Times New Roman" w:hAnsi="Times New Roman" w:cs="Times New Roman"/>
          <w:sz w:val="22"/>
        </w:rPr>
        <w:t>uses</w:t>
      </w:r>
      <w:ins w:id="75" w:author="Harry Cooper" w:date="2017-11-29T15:52:00Z">
        <w:r w:rsidR="003F3729" w:rsidRPr="00226F61">
          <w:rPr>
            <w:rFonts w:ascii="Times New Roman" w:hAnsi="Times New Roman" w:cs="Times New Roman"/>
            <w:sz w:val="22"/>
          </w:rPr>
          <w:t xml:space="preserve"> an </w:t>
        </w:r>
      </w:ins>
      <w:ins w:id="76" w:author="Harry Cooper" w:date="2017-11-30T09:43:00Z">
        <w:r w:rsidR="003F3729" w:rsidRPr="00226F61">
          <w:rPr>
            <w:rFonts w:ascii="Times New Roman" w:hAnsi="Times New Roman" w:cs="Times New Roman"/>
            <w:sz w:val="22"/>
          </w:rPr>
          <w:t>orthogonal</w:t>
        </w:r>
      </w:ins>
      <w:ins w:id="77" w:author="Harry Cooper" w:date="2017-11-29T15:52:00Z">
        <w:r w:rsidR="003F3729" w:rsidRPr="00226F61">
          <w:rPr>
            <w:rFonts w:ascii="Times New Roman" w:hAnsi="Times New Roman" w:cs="Times New Roman"/>
            <w:sz w:val="22"/>
          </w:rPr>
          <w:t xml:space="preserve"> </w:t>
        </w:r>
      </w:ins>
      <w:ins w:id="78" w:author="Harry Cooper" w:date="2017-11-30T09:43:00Z">
        <w:r w:rsidR="003F3729" w:rsidRPr="00226F61">
          <w:rPr>
            <w:rFonts w:ascii="Times New Roman" w:hAnsi="Times New Roman" w:cs="Times New Roman"/>
            <w:sz w:val="22"/>
          </w:rPr>
          <w:t xml:space="preserve">grid of </w:t>
        </w:r>
      </w:ins>
      <w:r w:rsidR="003D75FF">
        <w:rPr>
          <w:rFonts w:ascii="Times New Roman" w:hAnsi="Times New Roman" w:cs="Times New Roman"/>
          <w:sz w:val="22"/>
        </w:rPr>
        <w:t>homogeneous</w:t>
      </w:r>
      <w:ins w:id="79" w:author="Harry Cooper" w:date="2017-11-30T09:43:00Z">
        <w:r w:rsidR="003F3729" w:rsidRPr="00226F61">
          <w:rPr>
            <w:rFonts w:ascii="Times New Roman" w:hAnsi="Times New Roman" w:cs="Times New Roman"/>
            <w:sz w:val="22"/>
          </w:rPr>
          <w:t xml:space="preserve"> cells that interact with their neighbouring cells</w:t>
        </w:r>
      </w:ins>
      <w:ins w:id="80" w:author="Harry Cooper" w:date="2017-11-29T15:52:00Z">
        <w:r w:rsidRPr="00226F61">
          <w:rPr>
            <w:rFonts w:ascii="Times New Roman" w:hAnsi="Times New Roman" w:cs="Times New Roman"/>
            <w:sz w:val="22"/>
          </w:rPr>
          <w:t xml:space="preserve">. </w:t>
        </w:r>
      </w:ins>
      <w:ins w:id="81" w:author="Harry Cooper" w:date="2017-11-30T09:35:00Z">
        <w:r w:rsidR="00E9506A" w:rsidRPr="00226F61">
          <w:rPr>
            <w:rFonts w:ascii="Times New Roman" w:hAnsi="Times New Roman" w:cs="Times New Roman"/>
            <w:sz w:val="22"/>
          </w:rPr>
          <w:t xml:space="preserve">Its advantages are that runtime is </w:t>
        </w:r>
      </w:ins>
      <w:ins w:id="82" w:author="Harry Cooper" w:date="2017-11-30T09:40:00Z">
        <w:r w:rsidR="00E9506A" w:rsidRPr="00226F61">
          <w:rPr>
            <w:rFonts w:ascii="Times New Roman" w:hAnsi="Times New Roman" w:cs="Times New Roman"/>
            <w:sz w:val="22"/>
          </w:rPr>
          <w:t>extremely</w:t>
        </w:r>
      </w:ins>
      <w:ins w:id="83" w:author="Harry Cooper" w:date="2017-11-30T09:35:00Z">
        <w:r w:rsidR="00E9506A" w:rsidRPr="00226F61">
          <w:rPr>
            <w:rFonts w:ascii="Times New Roman" w:hAnsi="Times New Roman" w:cs="Times New Roman"/>
            <w:sz w:val="22"/>
          </w:rPr>
          <w:t xml:space="preserve"> </w:t>
        </w:r>
      </w:ins>
      <w:ins w:id="84"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5" w:author="Harry Cooper" w:date="2017-11-30T09:42:00Z">
        <w:r w:rsidR="003F3729" w:rsidRPr="00226F61">
          <w:rPr>
            <w:rFonts w:ascii="Times New Roman" w:hAnsi="Times New Roman" w:cs="Times New Roman"/>
            <w:sz w:val="22"/>
          </w:rPr>
          <w:t xml:space="preserve">complex macro-scale </w:t>
        </w:r>
      </w:ins>
      <w:ins w:id="86"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7"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88" w:author="Harry Cooper" w:date="2017-11-30T09:42:00Z">
        <w:r w:rsidR="003F3729" w:rsidRPr="00226F61">
          <w:rPr>
            <w:rFonts w:ascii="Times New Roman" w:hAnsi="Times New Roman" w:cs="Times New Roman"/>
            <w:sz w:val="22"/>
          </w:rPr>
          <w:t>]</w:t>
        </w:r>
      </w:ins>
      <w:ins w:id="89" w:author="Harry Cooper" w:date="2017-11-30T09:40:00Z">
        <w:r w:rsidR="003F3729" w:rsidRPr="00226F61">
          <w:rPr>
            <w:rFonts w:ascii="Times New Roman" w:hAnsi="Times New Roman" w:cs="Times New Roman"/>
            <w:sz w:val="22"/>
          </w:rPr>
          <w:t>.</w:t>
        </w:r>
      </w:ins>
      <w:ins w:id="90" w:author="Harry Cooper" w:date="2017-11-30T09:42:00Z">
        <w:r w:rsidR="003F3729" w:rsidRPr="00226F61">
          <w:rPr>
            <w:rFonts w:ascii="Times New Roman" w:hAnsi="Times New Roman" w:cs="Times New Roman"/>
            <w:sz w:val="22"/>
          </w:rPr>
          <w:t xml:space="preserve"> However, the disadvantages are that </w:t>
        </w:r>
      </w:ins>
      <w:ins w:id="91"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2" w:author="Harry Cooper" w:date="2017-11-30T09:46:00Z">
        <w:r w:rsidR="003D7006" w:rsidRPr="00226F61">
          <w:rPr>
            <w:rFonts w:ascii="Times New Roman" w:hAnsi="Times New Roman" w:cs="Times New Roman"/>
            <w:sz w:val="22"/>
          </w:rPr>
          <w:t xml:space="preserve"> Another disadvantage </w:t>
        </w:r>
      </w:ins>
      <w:ins w:id="93" w:author="Harry Cooper" w:date="2017-11-30T09:47:00Z">
        <w:r w:rsidR="003D7006" w:rsidRPr="00226F61">
          <w:rPr>
            <w:rFonts w:ascii="Times New Roman" w:hAnsi="Times New Roman" w:cs="Times New Roman"/>
            <w:sz w:val="22"/>
          </w:rPr>
          <w:t>of</w:t>
        </w:r>
      </w:ins>
      <w:ins w:id="94" w:author="Harry Cooper" w:date="2017-11-30T09:46:00Z">
        <w:r w:rsidR="003D7006" w:rsidRPr="00226F61">
          <w:rPr>
            <w:rFonts w:ascii="Times New Roman" w:hAnsi="Times New Roman" w:cs="Times New Roman"/>
            <w:sz w:val="22"/>
          </w:rPr>
          <w:t xml:space="preserve"> CA </w:t>
        </w:r>
      </w:ins>
      <w:ins w:id="95"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6" w:author="Harry Cooper" w:date="2017-11-30T10:04:00Z">
        <w:r w:rsidR="007C03ED" w:rsidRPr="00226F61">
          <w:rPr>
            <w:rFonts w:ascii="Times New Roman" w:hAnsi="Times New Roman" w:cs="Times New Roman"/>
            <w:sz w:val="22"/>
          </w:rPr>
          <w:t>any change</w:t>
        </w:r>
      </w:ins>
      <w:ins w:id="97" w:author="Harry Cooper" w:date="2017-11-30T09:47:00Z">
        <w:r w:rsidR="003D7006" w:rsidRPr="00226F61">
          <w:rPr>
            <w:rFonts w:ascii="Times New Roman" w:hAnsi="Times New Roman" w:cs="Times New Roman"/>
            <w:sz w:val="22"/>
          </w:rPr>
          <w:t xml:space="preserve"> further away from the cell won’t be </w:t>
        </w:r>
      </w:ins>
      <w:ins w:id="98" w:author="Harry Cooper" w:date="2017-11-30T09:48:00Z">
        <w:r w:rsidR="003D7006" w:rsidRPr="00226F61">
          <w:rPr>
            <w:rFonts w:ascii="Times New Roman" w:hAnsi="Times New Roman" w:cs="Times New Roman"/>
            <w:sz w:val="22"/>
          </w:rPr>
          <w:t>noticed</w:t>
        </w:r>
      </w:ins>
      <w:ins w:id="99" w:author="Harry Cooper" w:date="2017-11-30T09:47:00Z">
        <w:r w:rsidR="003D7006" w:rsidRPr="00226F61">
          <w:rPr>
            <w:rFonts w:ascii="Times New Roman" w:hAnsi="Times New Roman" w:cs="Times New Roman"/>
            <w:sz w:val="22"/>
          </w:rPr>
          <w:t xml:space="preserve"> until it cascades down</w:t>
        </w:r>
      </w:ins>
      <w:ins w:id="100" w:author="Harry Cooper" w:date="2017-11-30T09:48:00Z">
        <w:r w:rsidR="003D7006" w:rsidRPr="00226F61">
          <w:rPr>
            <w:rFonts w:ascii="Times New Roman" w:hAnsi="Times New Roman" w:cs="Times New Roman"/>
            <w:sz w:val="22"/>
          </w:rPr>
          <w:t xml:space="preserve"> the subsequent neighbouring cells</w:t>
        </w:r>
      </w:ins>
      <w:ins w:id="101" w:author="Harry Cooper" w:date="2017-11-30T09:47:00Z">
        <w:r w:rsidR="003D7006" w:rsidRPr="00226F61">
          <w:rPr>
            <w:rFonts w:ascii="Times New Roman" w:hAnsi="Times New Roman" w:cs="Times New Roman"/>
            <w:sz w:val="22"/>
          </w:rPr>
          <w:t xml:space="preserve"> over several iterations</w:t>
        </w:r>
      </w:ins>
    </w:p>
    <w:p w14:paraId="504D9D53" w14:textId="2974D882" w:rsidR="00B9322E" w:rsidRPr="00226F61" w:rsidRDefault="00B9322E" w:rsidP="00B9322E">
      <w:pPr>
        <w:pStyle w:val="ListParagraph"/>
        <w:rPr>
          <w:ins w:id="102" w:author="Harry Cooper" w:date="2017-11-30T09:35:00Z"/>
          <w:sz w:val="22"/>
        </w:rPr>
      </w:pPr>
      <w:r>
        <w:rPr>
          <w:rFonts w:ascii="Times New Roman" w:hAnsi="Times New Roman" w:cs="Times New Roman"/>
          <w:sz w:val="22"/>
        </w:rPr>
        <w:t xml:space="preserve">Another modelling method would be to </w:t>
      </w:r>
      <w:r w:rsidR="00C54679">
        <w:rPr>
          <w:rFonts w:ascii="Times New Roman" w:hAnsi="Times New Roman" w:cs="Times New Roman"/>
          <w:sz w:val="22"/>
        </w:rPr>
        <w:t xml:space="preserve">use </w:t>
      </w:r>
      <w:r w:rsidR="00C048B1">
        <w:rPr>
          <w:rFonts w:ascii="Times New Roman" w:hAnsi="Times New Roman" w:cs="Times New Roman"/>
          <w:sz w:val="22"/>
        </w:rPr>
        <w:t>Equation Based Modelling (EBM)</w:t>
      </w:r>
      <w:r w:rsidR="00C54679">
        <w:rPr>
          <w:rFonts w:ascii="Times New Roman" w:hAnsi="Times New Roman" w:cs="Times New Roman"/>
          <w:sz w:val="22"/>
        </w:rPr>
        <w:t xml:space="preserve">, otherwise known as </w:t>
      </w:r>
      <w:r w:rsidR="00C048B1">
        <w:rPr>
          <w:rFonts w:ascii="Times New Roman" w:hAnsi="Times New Roman" w:cs="Times New Roman"/>
          <w:sz w:val="22"/>
        </w:rPr>
        <w:t>continuum modelling</w:t>
      </w:r>
      <w:r w:rsidR="007D4270" w:rsidRPr="007E564E">
        <w:rPr>
          <w:rFonts w:ascii="Times New Roman" w:hAnsi="Times New Roman" w:cs="Times New Roman"/>
          <w:sz w:val="22"/>
        </w:rPr>
        <w:t xml:space="preserve">. </w:t>
      </w:r>
      <w:r w:rsidR="00C048B1">
        <w:rPr>
          <w:rFonts w:ascii="Times New Roman" w:hAnsi="Times New Roman" w:cs="Times New Roman"/>
          <w:sz w:val="22"/>
        </w:rPr>
        <w:t xml:space="preserve">Here, </w:t>
      </w:r>
      <w:r w:rsidR="006570C7" w:rsidRPr="007E564E">
        <w:rPr>
          <w:rFonts w:ascii="Times New Roman" w:hAnsi="Times New Roman" w:cs="Times New Roman"/>
          <w:sz w:val="22"/>
        </w:rPr>
        <w:t xml:space="preserve">differential equations </w:t>
      </w:r>
      <w:r w:rsidR="00C048B1">
        <w:rPr>
          <w:rFonts w:ascii="Times New Roman" w:hAnsi="Times New Roman" w:cs="Times New Roman"/>
          <w:sz w:val="22"/>
        </w:rPr>
        <w:t xml:space="preserve">are used </w:t>
      </w:r>
      <w:r w:rsidR="006570C7" w:rsidRPr="007E564E">
        <w:rPr>
          <w:rFonts w:ascii="Times New Roman" w:hAnsi="Times New Roman" w:cs="Times New Roman"/>
          <w:sz w:val="22"/>
        </w:rPr>
        <w:t>to model population</w:t>
      </w:r>
      <w:r w:rsidR="00323593" w:rsidRPr="007E564E">
        <w:rPr>
          <w:rFonts w:ascii="Times New Roman" w:hAnsi="Times New Roman" w:cs="Times New Roman"/>
          <w:sz w:val="22"/>
        </w:rPr>
        <w:t xml:space="preserve"> densities</w:t>
      </w:r>
      <w:r w:rsidR="006570C7" w:rsidRPr="007E564E">
        <w:rPr>
          <w:rFonts w:ascii="Times New Roman" w:hAnsi="Times New Roman" w:cs="Times New Roman"/>
          <w:sz w:val="22"/>
        </w:rPr>
        <w:t xml:space="preserve">. These differential equations </w:t>
      </w:r>
      <w:r w:rsidR="007E564E" w:rsidRPr="007E564E">
        <w:rPr>
          <w:rFonts w:ascii="Times New Roman" w:hAnsi="Times New Roman" w:cs="Times New Roman"/>
          <w:sz w:val="22"/>
        </w:rPr>
        <w:t>could</w:t>
      </w:r>
      <w:r w:rsidR="006570C7" w:rsidRPr="007E564E">
        <w:rPr>
          <w:rFonts w:ascii="Times New Roman" w:hAnsi="Times New Roman" w:cs="Times New Roman"/>
          <w:sz w:val="22"/>
        </w:rPr>
        <w:t xml:space="preserve"> be used to show </w:t>
      </w:r>
      <w:r w:rsidR="007E564E" w:rsidRPr="007E564E">
        <w:rPr>
          <w:rFonts w:ascii="Times New Roman" w:hAnsi="Times New Roman" w:cs="Times New Roman"/>
          <w:sz w:val="22"/>
        </w:rPr>
        <w:t>the rates of healing when a wound has occurred and can provide steady states when confluences have formed</w:t>
      </w:r>
      <w:r w:rsidR="007B60C0">
        <w:rPr>
          <w:rFonts w:ascii="Times New Roman" w:hAnsi="Times New Roman" w:cs="Times New Roman"/>
          <w:sz w:val="22"/>
        </w:rPr>
        <w:t>. Being equation based, the program could also be written in any language and many libraries already exist for their implementation</w:t>
      </w:r>
      <w:r w:rsidR="006570C7" w:rsidRPr="007E564E">
        <w:rPr>
          <w:rFonts w:ascii="Times New Roman" w:hAnsi="Times New Roman" w:cs="Times New Roman"/>
          <w:sz w:val="22"/>
        </w:rPr>
        <w:t>.</w:t>
      </w:r>
      <w:r w:rsidR="007E564E" w:rsidRPr="007E564E">
        <w:rPr>
          <w:rFonts w:ascii="Times New Roman" w:hAnsi="Times New Roman" w:cs="Times New Roman"/>
          <w:sz w:val="22"/>
        </w:rPr>
        <w:t xml:space="preserve"> However, this approach is limited as the </w:t>
      </w:r>
      <w:r w:rsidR="00E950E6" w:rsidRPr="007E564E">
        <w:rPr>
          <w:rFonts w:ascii="Times New Roman" w:hAnsi="Times New Roman" w:cs="Times New Roman"/>
          <w:sz w:val="22"/>
        </w:rPr>
        <w:t xml:space="preserve">equations do not model each cell </w:t>
      </w:r>
      <w:r w:rsidR="007E564E" w:rsidRPr="007E564E">
        <w:rPr>
          <w:rFonts w:ascii="Times New Roman" w:hAnsi="Times New Roman" w:cs="Times New Roman"/>
          <w:sz w:val="22"/>
        </w:rPr>
        <w:t>individually and so individual int</w:t>
      </w:r>
      <w:r w:rsidR="007B60C0">
        <w:rPr>
          <w:rFonts w:ascii="Times New Roman" w:hAnsi="Times New Roman" w:cs="Times New Roman"/>
          <w:sz w:val="22"/>
        </w:rPr>
        <w:t>eractions between cells is lost</w:t>
      </w:r>
      <w:r w:rsidR="00591A12">
        <w:rPr>
          <w:rFonts w:ascii="Times New Roman" w:hAnsi="Times New Roman" w:cs="Times New Roman"/>
          <w:sz w:val="22"/>
        </w:rPr>
        <w:t>. EBMs are also deterministic and so cannot model the stochastic behaviours exhibited by cells.</w:t>
      </w:r>
    </w:p>
    <w:p w14:paraId="2AE6A5E7" w14:textId="7AE95449" w:rsidR="007147F2" w:rsidRPr="00226F61" w:rsidRDefault="006570C7">
      <w:pPr>
        <w:pStyle w:val="ListParagraph"/>
        <w:rPr>
          <w:ins w:id="103" w:author="Harry Cooper" w:date="2017-11-30T10:04:00Z"/>
          <w:sz w:val="22"/>
        </w:rPr>
        <w:pPrChange w:id="104" w:author="Harry Cooper" w:date="2017-11-29T15:51:00Z">
          <w:pPr/>
        </w:pPrChange>
      </w:pPr>
      <w:r>
        <w:rPr>
          <w:rFonts w:ascii="Times New Roman" w:hAnsi="Times New Roman" w:cs="Times New Roman"/>
          <w:sz w:val="22"/>
        </w:rPr>
        <w:t>Finally,</w:t>
      </w:r>
      <w:ins w:id="105" w:author="Harry Cooper" w:date="2017-11-29T15:52:00Z">
        <w:r w:rsidR="007147F2" w:rsidRPr="00226F61">
          <w:rPr>
            <w:rFonts w:ascii="Times New Roman" w:hAnsi="Times New Roman" w:cs="Times New Roman"/>
            <w:sz w:val="22"/>
          </w:rPr>
          <w:t xml:space="preserve"> an Agent Based Model </w:t>
        </w:r>
      </w:ins>
      <w:r w:rsidR="00591A12">
        <w:rPr>
          <w:rFonts w:ascii="Times New Roman" w:hAnsi="Times New Roman" w:cs="Times New Roman"/>
          <w:sz w:val="22"/>
        </w:rPr>
        <w:t xml:space="preserve">(ABM) </w:t>
      </w:r>
      <w:ins w:id="106" w:author="Harry Cooper" w:date="2017-11-29T15:52:00Z">
        <w:r w:rsidR="007147F2" w:rsidRPr="00226F61">
          <w:rPr>
            <w:rFonts w:ascii="Times New Roman" w:hAnsi="Times New Roman" w:cs="Times New Roman"/>
            <w:sz w:val="22"/>
          </w:rPr>
          <w:t xml:space="preserve">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r w:rsidR="00F162BA">
        <w:rPr>
          <w:rFonts w:ascii="Times New Roman" w:hAnsi="Times New Roman" w:cs="Times New Roman"/>
          <w:sz w:val="22"/>
        </w:rPr>
        <w:t xml:space="preserve"> that builds upon cellular automata</w:t>
      </w:r>
      <w:ins w:id="107"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r w:rsidR="00591A12">
        <w:rPr>
          <w:rFonts w:ascii="Times New Roman" w:hAnsi="Times New Roman" w:cs="Times New Roman"/>
          <w:sz w:val="22"/>
        </w:rPr>
        <w:t xml:space="preserve">ABMs also produce graphical outputs of each iteration and can be used to further understand the behaviour of the cells. </w:t>
      </w:r>
      <w:ins w:id="108" w:author="Harry Cooper" w:date="2017-11-29T15:53:00Z">
        <w:r w:rsidR="000D0F3D" w:rsidRPr="00226F61">
          <w:rPr>
            <w:rFonts w:ascii="Times New Roman" w:hAnsi="Times New Roman" w:cs="Times New Roman"/>
            <w:sz w:val="22"/>
          </w:rPr>
          <w:t xml:space="preserve">For these </w:t>
        </w:r>
      </w:ins>
      <w:ins w:id="109" w:author="Harry Cooper" w:date="2017-11-29T15:54:00Z">
        <w:r w:rsidR="00766C00" w:rsidRPr="00226F61">
          <w:rPr>
            <w:rFonts w:ascii="Times New Roman" w:hAnsi="Times New Roman" w:cs="Times New Roman"/>
            <w:sz w:val="22"/>
          </w:rPr>
          <w:t>reasons,</w:t>
        </w:r>
      </w:ins>
      <w:ins w:id="110"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1E01B631" w:rsidR="001053FD" w:rsidRDefault="00E11883" w:rsidP="009C7DFD">
      <w:pPr>
        <w:pStyle w:val="NormalWeb"/>
        <w:spacing w:before="0" w:beforeAutospacing="0" w:after="0" w:afterAutospacing="0"/>
        <w:ind w:left="720"/>
        <w:rPr>
          <w:sz w:val="22"/>
          <w:szCs w:val="22"/>
        </w:rPr>
      </w:pPr>
      <w:r>
        <w:rPr>
          <w:sz w:val="22"/>
          <w:szCs w:val="22"/>
        </w:rPr>
        <w:t>There are existing ABM</w:t>
      </w:r>
      <w:r w:rsidR="009E178A">
        <w:rPr>
          <w:sz w:val="22"/>
          <w:szCs w:val="22"/>
        </w:rPr>
        <w:t>s</w:t>
      </w:r>
      <w:r>
        <w:rPr>
          <w:sz w:val="22"/>
          <w:szCs w:val="22"/>
        </w:rPr>
        <w:t xml:space="preserve">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w:t>
      </w:r>
      <w:r w:rsidR="004A69C0">
        <w:rPr>
          <w:sz w:val="22"/>
          <w:szCs w:val="22"/>
        </w:rPr>
        <w:t>this project</w:t>
      </w:r>
      <w:r w:rsidR="00EB6052">
        <w:rPr>
          <w:sz w:val="22"/>
          <w:szCs w:val="22"/>
        </w:rPr>
        <w:t xml:space="preserve">. It uses an agent based approach to visualise </w:t>
      </w:r>
      <w:r w:rsidR="001053FD">
        <w:rPr>
          <w:sz w:val="22"/>
          <w:szCs w:val="22"/>
        </w:rPr>
        <w:t>the time taken and</w:t>
      </w:r>
      <w:r w:rsidR="00EB6052">
        <w:rPr>
          <w:sz w:val="22"/>
          <w:szCs w:val="22"/>
        </w:rPr>
        <w:t xml:space="preserve"> movement of endothelial cells into </w:t>
      </w:r>
      <w:r w:rsidR="001053FD">
        <w:rPr>
          <w:sz w:val="22"/>
          <w:szCs w:val="22"/>
        </w:rPr>
        <w:t xml:space="preserve">a </w:t>
      </w:r>
      <w:r w:rsidR="004A69C0">
        <w:rPr>
          <w:sz w:val="22"/>
          <w:szCs w:val="22"/>
        </w:rPr>
        <w:t>wound with different levels of c</w:t>
      </w:r>
      <w:r w:rsidR="001053FD">
        <w:rPr>
          <w:sz w:val="22"/>
          <w:szCs w:val="22"/>
        </w:rPr>
        <w:t xml:space="preserve">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22EB8F23" w:rsidR="00071C91" w:rsidRDefault="00071C91" w:rsidP="009C7DFD">
      <w:pPr>
        <w:pStyle w:val="NormalWeb"/>
        <w:spacing w:before="0" w:beforeAutospacing="0" w:after="0" w:afterAutospacing="0"/>
        <w:ind w:left="720"/>
        <w:rPr>
          <w:sz w:val="22"/>
          <w:szCs w:val="22"/>
        </w:rPr>
      </w:pPr>
      <w:r>
        <w:rPr>
          <w:sz w:val="22"/>
          <w:szCs w:val="22"/>
        </w:rPr>
        <w:t xml:space="preserve">The implementation of the cell cycle is </w:t>
      </w:r>
      <w:proofErr w:type="gramStart"/>
      <w:r>
        <w:rPr>
          <w:sz w:val="22"/>
          <w:szCs w:val="22"/>
        </w:rPr>
        <w:t>similar to</w:t>
      </w:r>
      <w:proofErr w:type="gramEnd"/>
      <w:r>
        <w:rPr>
          <w:sz w:val="22"/>
          <w:szCs w:val="22"/>
        </w:rPr>
        <w:t xml:space="preserve"> </w:t>
      </w:r>
      <w:r w:rsidR="00430FE4">
        <w:rPr>
          <w:sz w:val="22"/>
          <w:szCs w:val="22"/>
        </w:rPr>
        <w:t xml:space="preserve">what was discussed in 2.1 with each cell progressing one tick through the cell cycle each iteration. </w:t>
      </w:r>
      <w:r w:rsidR="004A69C0">
        <w:rPr>
          <w:sz w:val="22"/>
          <w:szCs w:val="22"/>
        </w:rPr>
        <w:t>T</w:t>
      </w:r>
      <w:r w:rsidR="00430FE4">
        <w:rPr>
          <w:sz w:val="22"/>
          <w:szCs w:val="22"/>
        </w:rPr>
        <w:t>he duration of S-G2-M phase and G1 phase being s</w:t>
      </w:r>
      <w:r w:rsidR="009C2040">
        <w:rPr>
          <w:sz w:val="22"/>
          <w:szCs w:val="22"/>
        </w:rPr>
        <w:t xml:space="preserve">lightly different for each cell, imitating the </w:t>
      </w:r>
      <w:r w:rsidR="004A69C0">
        <w:rPr>
          <w:sz w:val="22"/>
          <w:szCs w:val="22"/>
        </w:rPr>
        <w:t>stochastic</w:t>
      </w:r>
      <w:r w:rsidR="009C2040">
        <w:rPr>
          <w:sz w:val="22"/>
          <w:szCs w:val="22"/>
        </w:rPr>
        <w:t xml:space="preserve"> nature of cells.</w:t>
      </w:r>
    </w:p>
    <w:p w14:paraId="0EDD8532" w14:textId="31998254"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w:t>
      </w:r>
      <w:r w:rsidR="00260B53">
        <w:rPr>
          <w:sz w:val="22"/>
          <w:szCs w:val="22"/>
        </w:rPr>
        <w:t>s being modelled</w:t>
      </w:r>
      <w:r w:rsidR="00D952C3">
        <w:rPr>
          <w:sz w:val="22"/>
          <w:szCs w:val="22"/>
        </w:rPr>
        <w:t xml:space="preserve"> </w:t>
      </w:r>
      <w:r w:rsidR="00260B53">
        <w:rPr>
          <w:sz w:val="22"/>
          <w:szCs w:val="22"/>
        </w:rPr>
        <w:t>in the simulation</w:t>
      </w:r>
      <w:r>
        <w:rPr>
          <w:sz w:val="22"/>
          <w:szCs w:val="22"/>
        </w:rPr>
        <w:t xml:space="preserve"> </w:t>
      </w:r>
      <w:r w:rsidR="00D952C3">
        <w:rPr>
          <w:sz w:val="22"/>
          <w:szCs w:val="22"/>
        </w:rPr>
        <w:t xml:space="preserve">which </w:t>
      </w:r>
      <w:r w:rsidR="00260B53">
        <w:rPr>
          <w:sz w:val="22"/>
          <w:szCs w:val="22"/>
        </w:rPr>
        <w:t xml:space="preserve">are thought to </w:t>
      </w:r>
      <w:r w:rsidR="00D952C3">
        <w:rPr>
          <w:sz w:val="22"/>
          <w:szCs w:val="22"/>
        </w:rPr>
        <w:t>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260B53">
        <w:rPr>
          <w:sz w:val="22"/>
          <w:szCs w:val="22"/>
        </w:rPr>
        <w:t xml:space="preserve"> [</w:t>
      </w:r>
      <w:r w:rsidR="00260B53" w:rsidRPr="00260B53">
        <w:rPr>
          <w:color w:val="FF0000"/>
          <w:sz w:val="22"/>
          <w:szCs w:val="22"/>
        </w:rPr>
        <w:t>PAUL PAPER</w:t>
      </w:r>
      <w:r w:rsidR="00260B53">
        <w:rPr>
          <w:sz w:val="22"/>
          <w:szCs w:val="22"/>
        </w:rPr>
        <w:t>].</w:t>
      </w:r>
      <w:r w:rsidR="00DE3F6E">
        <w:rPr>
          <w:sz w:val="22"/>
          <w:szCs w:val="22"/>
        </w:rPr>
        <w:t xml:space="preserve"> </w:t>
      </w:r>
      <w:r w:rsidR="00260B53">
        <w:rPr>
          <w:sz w:val="22"/>
          <w:szCs w:val="22"/>
        </w:rPr>
        <w:t>T</w:t>
      </w:r>
      <w:r w:rsidR="00DE3F6E">
        <w:rPr>
          <w:sz w:val="22"/>
          <w:szCs w:val="22"/>
        </w:rPr>
        <w:t>herefore</w:t>
      </w:r>
      <w:r w:rsidR="00260B53">
        <w:rPr>
          <w:sz w:val="22"/>
          <w:szCs w:val="22"/>
        </w:rPr>
        <w:t>,</w:t>
      </w:r>
      <w:r w:rsidR="00DE3F6E">
        <w:rPr>
          <w:sz w:val="22"/>
          <w:szCs w:val="22"/>
        </w:rPr>
        <w:t xml:space="preserv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05E055AE" w:rsidR="00C1774E" w:rsidRPr="00226F61" w:rsidRDefault="00046277" w:rsidP="009C7DFD">
      <w:pPr>
        <w:pStyle w:val="NormalWeb"/>
        <w:spacing w:before="0" w:beforeAutospacing="0" w:after="0" w:afterAutospacing="0"/>
        <w:ind w:left="720"/>
        <w:rPr>
          <w:sz w:val="22"/>
          <w:szCs w:val="22"/>
        </w:rPr>
      </w:pPr>
      <w:r w:rsidRPr="00226F61">
        <w:rPr>
          <w:sz w:val="22"/>
          <w:szCs w:val="22"/>
        </w:rPr>
        <w:lastRenderedPageBreak/>
        <w:t>I’ve tested two</w:t>
      </w:r>
      <w:r w:rsidR="00DD75A9" w:rsidRPr="00226F61">
        <w:rPr>
          <w:sz w:val="22"/>
          <w:szCs w:val="22"/>
        </w:rPr>
        <w:t xml:space="preserve"> programs that use agent based modelling to allow </w:t>
      </w:r>
      <w:r w:rsidRPr="00226F61">
        <w:rPr>
          <w:sz w:val="22"/>
          <w:szCs w:val="22"/>
        </w:rPr>
        <w:t>for the type of emergent</w:t>
      </w:r>
      <w:r w:rsidR="00DD75A9" w:rsidRPr="00226F61">
        <w:rPr>
          <w:sz w:val="22"/>
          <w:szCs w:val="22"/>
        </w:rPr>
        <w:t xml:space="preserve"> biological behavi</w:t>
      </w:r>
      <w:r w:rsidR="0019153F" w:rsidRPr="00226F61">
        <w:rPr>
          <w:sz w:val="22"/>
          <w:szCs w:val="22"/>
        </w:rPr>
        <w:t>ours</w:t>
      </w:r>
      <w:r w:rsidRPr="00226F61">
        <w:rPr>
          <w:sz w:val="22"/>
          <w:szCs w:val="22"/>
        </w:rPr>
        <w:t xml:space="preserve"> I’m looking for</w:t>
      </w:r>
      <w:r w:rsidR="0019153F" w:rsidRPr="00226F61">
        <w:rPr>
          <w:sz w:val="22"/>
          <w:szCs w:val="22"/>
        </w:rPr>
        <w:t>. The first program is SPARK</w:t>
      </w:r>
      <w:r w:rsidR="00DD75A9" w:rsidRPr="00226F61">
        <w:rPr>
          <w:sz w:val="22"/>
          <w:szCs w:val="22"/>
        </w:rPr>
        <w:t xml:space="preserve"> </w:t>
      </w:r>
      <w:r w:rsidRPr="00226F61">
        <w:rPr>
          <w:sz w:val="22"/>
          <w:szCs w:val="22"/>
        </w:rPr>
        <w:t xml:space="preserve">which is a lightweight </w:t>
      </w:r>
      <w:r w:rsidR="002427AE" w:rsidRPr="00226F61">
        <w:rPr>
          <w:sz w:val="22"/>
          <w:szCs w:val="22"/>
        </w:rPr>
        <w:t>and efficient tool for CA</w:t>
      </w:r>
      <w:r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w:t>
      </w:r>
      <w:r w:rsidR="00260B53">
        <w:rPr>
          <w:sz w:val="22"/>
          <w:szCs w:val="22"/>
        </w:rPr>
        <w:t>,</w:t>
      </w:r>
      <w:r w:rsidR="00BA448E" w:rsidRPr="00226F61">
        <w:rPr>
          <w:sz w:val="22"/>
          <w:szCs w:val="22"/>
        </w:rPr>
        <w:t xml:space="preserve">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11A6E8"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a 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r w:rsidRPr="00226F61">
        <w:rPr>
          <w:sz w:val="22"/>
          <w:szCs w:val="22"/>
        </w:rPr>
        <w:t>I</w:t>
      </w:r>
      <w:r w:rsidR="003800F0">
        <w:rPr>
          <w:sz w:val="22"/>
          <w:szCs w:val="22"/>
        </w:rPr>
        <w:t xml:space="preserve">t uses two agents to model interactions </w:t>
      </w:r>
      <w:r w:rsidR="003A46F8" w:rsidRPr="00226F61">
        <w:rPr>
          <w:sz w:val="22"/>
          <w:szCs w:val="22"/>
        </w:rPr>
        <w:t>betwe</w:t>
      </w:r>
      <w:r w:rsidR="003800F0">
        <w:rPr>
          <w:sz w:val="22"/>
          <w:szCs w:val="22"/>
        </w:rPr>
        <w:t>en cancer cells and stem cells and</w:t>
      </w:r>
      <w:r w:rsidR="003A46F8" w:rsidRPr="00226F61">
        <w:rPr>
          <w:sz w:val="22"/>
          <w:szCs w:val="22"/>
        </w:rPr>
        <w:t xml:space="preserve"> has several classes which allow</w:t>
      </w:r>
      <w:ins w:id="111" w:author="D.Walker" w:date="2017-11-28T16:52:00Z">
        <w:r w:rsidR="00807C12" w:rsidRPr="00226F61">
          <w:rPr>
            <w:sz w:val="22"/>
            <w:szCs w:val="22"/>
          </w:rPr>
          <w:t xml:space="preserve">s the </w:t>
        </w:r>
        <w:commentRangeStart w:id="112"/>
        <w:r w:rsidR="00807C12" w:rsidRPr="00226F61">
          <w:rPr>
            <w:sz w:val="22"/>
            <w:szCs w:val="22"/>
          </w:rPr>
          <w:t>user</w:t>
        </w:r>
        <w:commentRangeEnd w:id="112"/>
        <w:r w:rsidR="00807C12" w:rsidRPr="00226F61">
          <w:rPr>
            <w:rStyle w:val="CommentReference"/>
            <w:sz w:val="22"/>
            <w:szCs w:val="22"/>
          </w:rPr>
          <w:commentReference w:id="112"/>
        </w:r>
        <w:r w:rsidR="00807C12" w:rsidRPr="00226F61">
          <w:rPr>
            <w:sz w:val="22"/>
            <w:szCs w:val="22"/>
          </w:rPr>
          <w:t xml:space="preserve"> </w:t>
        </w:r>
      </w:ins>
      <w:del w:id="113"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w:t>
      </w:r>
      <w:r w:rsidR="003800F0">
        <w:rPr>
          <w:sz w:val="22"/>
          <w:szCs w:val="22"/>
        </w:rPr>
        <w:t>, it</w:t>
      </w:r>
      <w:r w:rsidRPr="00226F61">
        <w:rPr>
          <w:sz w:val="22"/>
          <w:szCs w:val="22"/>
        </w:rPr>
        <w:t xml:space="preserve"> is rather slow and </w:t>
      </w:r>
      <w:r w:rsidR="003800F0">
        <w:rPr>
          <w:sz w:val="22"/>
          <w:szCs w:val="22"/>
        </w:rPr>
        <w:t>there are</w:t>
      </w:r>
      <w:r w:rsidRPr="00226F61">
        <w:rPr>
          <w:sz w:val="22"/>
          <w:szCs w:val="22"/>
        </w:rPr>
        <w:t xml:space="preserve">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4" w:author="Harry Cooper" w:date="2017-11-30T19:42:00Z">
          <w:tblPr>
            <w:tblStyle w:val="TableGrid"/>
            <w:tblW w:w="0" w:type="auto"/>
            <w:tblInd w:w="720" w:type="dxa"/>
            <w:tblLook w:val="04A0" w:firstRow="1" w:lastRow="0" w:firstColumn="1" w:lastColumn="0" w:noHBand="0" w:noVBand="1"/>
          </w:tblPr>
        </w:tblPrChange>
      </w:tblPr>
      <w:tblGrid>
        <w:gridCol w:w="2022"/>
        <w:tblGridChange w:id="115">
          <w:tblGrid>
            <w:gridCol w:w="2022"/>
          </w:tblGrid>
        </w:tblGridChange>
      </w:tblGrid>
      <w:tr w:rsidR="001944B6" w:rsidRPr="00226F61" w:rsidDel="001944B6" w14:paraId="612E0A74" w14:textId="1A2C9994" w:rsidTr="00115F28">
        <w:trPr>
          <w:trHeight w:val="332"/>
          <w:del w:id="116" w:author="Harry Cooper" w:date="2017-11-29T15:15:00Z"/>
          <w:trPrChange w:id="117" w:author="Harry Cooper" w:date="2017-11-30T19:42:00Z">
            <w:trPr>
              <w:trHeight w:val="260"/>
            </w:trPr>
          </w:trPrChange>
        </w:trPr>
        <w:tc>
          <w:tcPr>
            <w:tcW w:w="2022" w:type="dxa"/>
            <w:tcPrChange w:id="118"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19" w:author="Harry Cooper" w:date="2017-11-29T15:15:00Z"/>
                <w:sz w:val="22"/>
                <w:szCs w:val="22"/>
              </w:rPr>
            </w:pPr>
          </w:p>
        </w:tc>
      </w:tr>
      <w:tr w:rsidR="001944B6" w:rsidRPr="00226F61" w:rsidDel="001944B6" w14:paraId="43103CE0" w14:textId="493D0ADD" w:rsidTr="00E63FC7">
        <w:trPr>
          <w:trHeight w:val="260"/>
          <w:del w:id="120"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1" w:author="Harry Cooper" w:date="2017-11-29T15:15:00Z"/>
                <w:sz w:val="22"/>
                <w:szCs w:val="22"/>
              </w:rPr>
            </w:pPr>
          </w:p>
        </w:tc>
      </w:tr>
      <w:tr w:rsidR="001944B6" w:rsidRPr="00226F61" w:rsidDel="001944B6" w14:paraId="53645236" w14:textId="5300A506" w:rsidTr="00E63FC7">
        <w:trPr>
          <w:trHeight w:val="260"/>
          <w:del w:id="122"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3" w:author="Harry Cooper" w:date="2017-11-29T15:15:00Z"/>
                <w:sz w:val="22"/>
                <w:szCs w:val="22"/>
              </w:rPr>
            </w:pPr>
          </w:p>
        </w:tc>
      </w:tr>
    </w:tbl>
    <w:p w14:paraId="743F11CD" w14:textId="79FDAC8A"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w:t>
      </w:r>
      <w:r w:rsidR="001C57A4">
        <w:rPr>
          <w:sz w:val="22"/>
          <w:szCs w:val="22"/>
        </w:rPr>
        <w:t>A</w:t>
      </w:r>
      <w:r w:rsidRPr="00226F61">
        <w:rPr>
          <w:sz w:val="22"/>
          <w:szCs w:val="22"/>
        </w:rPr>
        <w:t xml:space="preserve">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w:t>
      </w:r>
      <w:r w:rsidR="001C57A4">
        <w:rPr>
          <w:sz w:val="22"/>
          <w:szCs w:val="22"/>
        </w:rPr>
        <w:t>is multiplied</w:t>
      </w:r>
      <w:r w:rsidRPr="00226F61">
        <w:rPr>
          <w:sz w:val="22"/>
          <w:szCs w:val="22"/>
        </w:rPr>
        <w:t xml:space="preserve">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4"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5" w:author="Harry Cooper" w:date="2017-11-29T15:15:00Z"/>
                <w:b/>
                <w:sz w:val="22"/>
                <w:szCs w:val="22"/>
                <w:rPrChange w:id="126" w:author="Harry Cooper" w:date="2017-11-29T15:16:00Z">
                  <w:rPr>
                    <w:ins w:id="127" w:author="Harry Cooper" w:date="2017-11-29T15:15:00Z"/>
                    <w:rFonts w:asciiTheme="minorHAnsi" w:hAnsiTheme="minorHAnsi"/>
                    <w:szCs w:val="22"/>
                  </w:rPr>
                </w:rPrChange>
              </w:rPr>
              <w:pPrChange w:id="128" w:author="Harry Cooper" w:date="2017-11-29T15:16:00Z">
                <w:pPr>
                  <w:pStyle w:val="NormalWeb"/>
                  <w:spacing w:before="0" w:beforeAutospacing="0" w:after="0" w:afterAutospacing="0"/>
                </w:pPr>
              </w:pPrChange>
            </w:pPr>
            <w:ins w:id="129" w:author="Harry Cooper" w:date="2017-11-29T15:16:00Z">
              <w:r w:rsidRPr="00226F61">
                <w:rPr>
                  <w:b/>
                  <w:sz w:val="22"/>
                  <w:szCs w:val="22"/>
                  <w:rPrChange w:id="130"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1" w:author="Harry Cooper" w:date="2017-11-29T15:16:00Z">
                  <w:rPr>
                    <w:rFonts w:asciiTheme="minorHAnsi" w:hAnsiTheme="minorHAnsi"/>
                    <w:szCs w:val="22"/>
                  </w:rPr>
                </w:rPrChange>
              </w:rPr>
            </w:pPr>
            <w:r w:rsidRPr="00226F61">
              <w:rPr>
                <w:b/>
                <w:sz w:val="22"/>
                <w:szCs w:val="22"/>
                <w:rPrChange w:id="132"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3" w:author="Harry Cooper" w:date="2017-11-29T15:16:00Z">
                  <w:rPr>
                    <w:rFonts w:asciiTheme="minorHAnsi" w:hAnsiTheme="minorHAnsi"/>
                    <w:szCs w:val="22"/>
                  </w:rPr>
                </w:rPrChange>
              </w:rPr>
            </w:pPr>
            <w:r w:rsidRPr="00226F61">
              <w:rPr>
                <w:b/>
                <w:sz w:val="22"/>
                <w:szCs w:val="22"/>
                <w:rPrChange w:id="134"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5" w:author="Harry Cooper" w:date="2017-11-29T15:16:00Z">
                  <w:rPr>
                    <w:rFonts w:asciiTheme="minorHAnsi" w:hAnsiTheme="minorHAnsi"/>
                    <w:szCs w:val="22"/>
                  </w:rPr>
                </w:rPrChange>
              </w:rPr>
            </w:pPr>
            <w:r w:rsidRPr="00226F61">
              <w:rPr>
                <w:b/>
                <w:sz w:val="22"/>
                <w:szCs w:val="22"/>
                <w:rPrChange w:id="136"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7" w:author="Harry Cooper" w:date="2017-11-29T15:16:00Z">
                  <w:rPr>
                    <w:rFonts w:asciiTheme="minorHAnsi" w:hAnsiTheme="minorHAnsi"/>
                    <w:szCs w:val="22"/>
                  </w:rPr>
                </w:rPrChange>
              </w:rPr>
            </w:pPr>
            <w:r w:rsidRPr="00226F61">
              <w:rPr>
                <w:b/>
                <w:sz w:val="22"/>
                <w:szCs w:val="22"/>
                <w:rPrChange w:id="138"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39" w:author="Harry Cooper" w:date="2017-11-29T15:16:00Z">
                  <w:rPr>
                    <w:rFonts w:asciiTheme="minorHAnsi" w:hAnsiTheme="minorHAnsi"/>
                    <w:szCs w:val="22"/>
                  </w:rPr>
                </w:rPrChange>
              </w:rPr>
            </w:pPr>
            <w:r w:rsidRPr="00226F61">
              <w:rPr>
                <w:b/>
                <w:sz w:val="22"/>
                <w:szCs w:val="22"/>
              </w:rPr>
              <w:t>Repa</w:t>
            </w:r>
            <w:r w:rsidRPr="00226F61">
              <w:rPr>
                <w:b/>
                <w:sz w:val="22"/>
                <w:szCs w:val="22"/>
                <w:rPrChange w:id="140"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1"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Change w:id="143"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4" w:author="Harry Cooper" w:date="2017-11-29T15:16:00Z">
                  <w:rPr>
                    <w:rFonts w:asciiTheme="minorHAnsi" w:hAnsiTheme="minorHAnsi"/>
                    <w:szCs w:val="22"/>
                  </w:rPr>
                </w:rPrChange>
              </w:rPr>
            </w:pPr>
            <w:r w:rsidRPr="00226F61">
              <w:rPr>
                <w:b/>
                <w:sz w:val="22"/>
                <w:szCs w:val="22"/>
                <w:rPrChange w:id="145"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A18A9" w:rsidDel="00D933E4" w:rsidRDefault="003A46F8" w:rsidP="00046277">
      <w:pPr>
        <w:pStyle w:val="NormalWeb"/>
        <w:spacing w:before="0" w:beforeAutospacing="0" w:after="0" w:afterAutospacing="0"/>
        <w:ind w:left="720"/>
        <w:rPr>
          <w:del w:id="146" w:author="Harry Cooper" w:date="2017-11-29T15:19:00Z"/>
          <w:szCs w:val="22"/>
        </w:rPr>
      </w:pPr>
      <w:commentRangeStart w:id="147"/>
      <w:del w:id="148" w:author="Harry Cooper" w:date="2017-11-29T15:19:00Z">
        <w:r w:rsidRPr="002A18A9" w:rsidDel="00D933E4">
          <w:rPr>
            <w:szCs w:val="22"/>
          </w:rPr>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7"/>
        <w:r w:rsidR="00D20D96" w:rsidRPr="002A18A9" w:rsidDel="00D933E4">
          <w:rPr>
            <w:rStyle w:val="CommentReference"/>
          </w:rPr>
          <w:commentReference w:id="147"/>
        </w:r>
      </w:del>
    </w:p>
    <w:p w14:paraId="610E4DF1" w14:textId="78F959A0" w:rsidR="003A46F8" w:rsidRPr="002A18A9" w:rsidDel="00D933E4" w:rsidRDefault="003A46F8" w:rsidP="003A46F8">
      <w:pPr>
        <w:pStyle w:val="NormalWeb"/>
        <w:spacing w:before="0" w:beforeAutospacing="0" w:after="0" w:afterAutospacing="0"/>
        <w:ind w:firstLine="720"/>
        <w:rPr>
          <w:del w:id="149" w:author="Harry Cooper" w:date="2017-11-29T15:19:00Z"/>
          <w:szCs w:val="22"/>
        </w:rPr>
      </w:pPr>
      <w:del w:id="150" w:author="Harry Cooper" w:date="2017-11-29T15:19:00Z">
        <w:r w:rsidRPr="002A18A9"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A18A9" w:rsidDel="00D933E4" w:rsidRDefault="003A46F8" w:rsidP="003A46F8">
      <w:pPr>
        <w:pStyle w:val="NormalWeb"/>
        <w:spacing w:before="0" w:beforeAutospacing="0" w:after="0" w:afterAutospacing="0"/>
        <w:rPr>
          <w:del w:id="151" w:author="Harry Cooper" w:date="2017-11-29T15:19:00Z"/>
          <w:szCs w:val="22"/>
        </w:rPr>
      </w:pPr>
      <w:commentRangeStart w:id="152"/>
      <w:del w:id="153" w:author="Harry Cooper" w:date="2017-11-29T15:19:00Z">
        <w:r w:rsidRPr="002A18A9" w:rsidDel="00D933E4">
          <w:rPr>
            <w:szCs w:val="22"/>
          </w:rPr>
          <w:delText>Figure taken from running Marziahs program with 0.1mm</w:delText>
        </w:r>
        <w:r w:rsidRPr="002A18A9" w:rsidDel="00D933E4">
          <w:rPr>
            <w:szCs w:val="22"/>
            <w:vertAlign w:val="superscript"/>
          </w:rPr>
          <w:delText>2</w:delText>
        </w:r>
        <w:r w:rsidRPr="002A18A9" w:rsidDel="00D933E4">
          <w:rPr>
            <w:szCs w:val="22"/>
          </w:rPr>
          <w:delText xml:space="preserve"> area, 100 cancer cells and 200 stem </w:delText>
        </w:r>
        <w:commentRangeStart w:id="154"/>
        <w:r w:rsidRPr="002A18A9" w:rsidDel="00D933E4">
          <w:rPr>
            <w:szCs w:val="22"/>
          </w:rPr>
          <w:delText>cells</w:delText>
        </w:r>
        <w:commentRangeEnd w:id="154"/>
        <w:r w:rsidR="00D20D96" w:rsidRPr="002A18A9" w:rsidDel="00D933E4">
          <w:rPr>
            <w:rStyle w:val="CommentReference"/>
          </w:rPr>
          <w:commentReference w:id="154"/>
        </w:r>
        <w:r w:rsidRPr="002A18A9" w:rsidDel="00D933E4">
          <w:rPr>
            <w:szCs w:val="22"/>
          </w:rPr>
          <w:delText>.</w:delText>
        </w:r>
        <w:commentRangeEnd w:id="152"/>
        <w:r w:rsidR="00F65495" w:rsidRPr="002A18A9" w:rsidDel="00D933E4">
          <w:rPr>
            <w:rStyle w:val="CommentReference"/>
          </w:rPr>
          <w:commentReference w:id="152"/>
        </w:r>
      </w:del>
    </w:p>
    <w:p w14:paraId="61BA3340" w14:textId="7671A816" w:rsidR="007D6F87" w:rsidRPr="002A18A9" w:rsidDel="00D933E4" w:rsidRDefault="007D6F87" w:rsidP="003A46F8">
      <w:pPr>
        <w:pStyle w:val="NormalWeb"/>
        <w:spacing w:before="0" w:beforeAutospacing="0" w:after="0" w:afterAutospacing="0"/>
        <w:rPr>
          <w:del w:id="155" w:author="Harry Cooper" w:date="2017-11-29T15:19:00Z"/>
          <w:szCs w:val="22"/>
        </w:rPr>
      </w:pPr>
      <w:del w:id="156" w:author="Harry Cooper" w:date="2017-11-29T15:19:00Z">
        <w:r w:rsidRPr="002A18A9"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szCs w:val="22"/>
          </w:rPr>
          <w:delText>Marzihas code also outputs a 2D and 3D image of environment each iteration, this shows the movement of the cells over time.</w:delText>
        </w:r>
        <w:r w:rsidRPr="002A18A9" w:rsidDel="00D933E4">
          <w:rPr>
            <w:noProof/>
            <w:szCs w:val="22"/>
          </w:rPr>
          <w:delText xml:space="preserve"> Which will be useful to demonstrate the emergent behaviours of wound healing with age.</w:delText>
        </w:r>
      </w:del>
    </w:p>
    <w:p w14:paraId="5C40AC87" w14:textId="014A4D75" w:rsidR="007D6F87" w:rsidRPr="002A18A9" w:rsidDel="00D933E4" w:rsidRDefault="007D6F87" w:rsidP="003A46F8">
      <w:pPr>
        <w:pStyle w:val="NormalWeb"/>
        <w:spacing w:before="0" w:beforeAutospacing="0" w:after="0" w:afterAutospacing="0"/>
        <w:rPr>
          <w:del w:id="157" w:author="Harry Cooper" w:date="2017-11-29T15:19:00Z"/>
          <w:szCs w:val="22"/>
        </w:rPr>
      </w:pPr>
    </w:p>
    <w:p w14:paraId="1B3DEED2" w14:textId="2764855E" w:rsidR="003A46F8" w:rsidRPr="002A18A9" w:rsidDel="00D933E4" w:rsidRDefault="003A46F8" w:rsidP="003A46F8">
      <w:pPr>
        <w:pStyle w:val="NormalWeb"/>
        <w:spacing w:before="0" w:beforeAutospacing="0" w:after="0" w:afterAutospacing="0"/>
        <w:rPr>
          <w:del w:id="158" w:author="Harry Cooper" w:date="2017-11-29T15:19:00Z"/>
          <w:szCs w:val="22"/>
        </w:rPr>
      </w:pPr>
      <w:del w:id="159" w:author="Harry Cooper" w:date="2017-11-29T15:19:00Z">
        <w:r w:rsidRPr="002A18A9" w:rsidDel="00D933E4">
          <w:rPr>
            <w:szCs w:val="22"/>
          </w:rPr>
          <w:delText xml:space="preserve">A possible </w:delText>
        </w:r>
      </w:del>
      <w:commentRangeStart w:id="160"/>
      <w:del w:id="161" w:author="Harry Cooper" w:date="2017-11-29T15:17:00Z">
        <w:r w:rsidRPr="002A18A9" w:rsidDel="00CA0BCF">
          <w:rPr>
            <w:szCs w:val="22"/>
          </w:rPr>
          <w:delText>detriment</w:delText>
        </w:r>
        <w:commentRangeEnd w:id="160"/>
        <w:r w:rsidR="00D20D96" w:rsidRPr="002A18A9" w:rsidDel="00CA0BCF">
          <w:rPr>
            <w:rStyle w:val="CommentReference"/>
          </w:rPr>
          <w:commentReference w:id="160"/>
        </w:r>
        <w:r w:rsidRPr="002A18A9" w:rsidDel="00CA0BCF">
          <w:rPr>
            <w:szCs w:val="22"/>
          </w:rPr>
          <w:delText xml:space="preserve"> </w:delText>
        </w:r>
      </w:del>
      <w:del w:id="162" w:author="Harry Cooper" w:date="2017-11-29T15:19:00Z">
        <w:r w:rsidRPr="002A18A9" w:rsidDel="00D933E4">
          <w:rPr>
            <w:szCs w:val="22"/>
          </w:rPr>
          <w:delText xml:space="preserve">to Marzihas code currently is the computational power required. Running the above simulation on my machine (Mac Book Pro 2.8Ghz i7) </w:delText>
        </w:r>
        <w:r w:rsidR="007D6F87" w:rsidRPr="002A18A9" w:rsidDel="00D933E4">
          <w:rPr>
            <w:szCs w:val="22"/>
          </w:rPr>
          <w:delText>took 22 minutes and 44 seconds to compute 50 iterations. Scaling this up to 1mm</w:delText>
        </w:r>
        <w:r w:rsidR="007D6F87" w:rsidRPr="002A18A9" w:rsidDel="00D933E4">
          <w:rPr>
            <w:szCs w:val="22"/>
            <w:vertAlign w:val="superscript"/>
          </w:rPr>
          <w:delText>2</w:delText>
        </w:r>
        <w:r w:rsidR="007D6F87" w:rsidRPr="002A18A9" w:rsidDel="00D933E4">
          <w:rPr>
            <w:szCs w:val="22"/>
          </w:rPr>
          <w:delText xml:space="preserve"> would therefore take a significant amount of time longer. </w:delText>
        </w:r>
      </w:del>
      <w:del w:id="163" w:author="Harry Cooper" w:date="2017-11-29T15:17:00Z">
        <w:r w:rsidR="007D6F87" w:rsidRPr="002A18A9" w:rsidDel="00CA0BCF">
          <w:rPr>
            <w:szCs w:val="22"/>
          </w:rPr>
          <w:delText xml:space="preserve">This may be a code inefficiency or Marzihas rules being too complex. </w:delText>
        </w:r>
      </w:del>
    </w:p>
    <w:p w14:paraId="2C4E7D1B" w14:textId="0B811D27" w:rsidR="00C67C57" w:rsidRPr="002A18A9" w:rsidDel="00D933E4" w:rsidRDefault="007D6F87" w:rsidP="001F2C85">
      <w:pPr>
        <w:pStyle w:val="NormalWeb"/>
        <w:spacing w:before="0" w:beforeAutospacing="0" w:after="0" w:afterAutospacing="0"/>
        <w:rPr>
          <w:del w:id="164" w:author="Harry Cooper" w:date="2017-11-29T15:19:00Z"/>
          <w:szCs w:val="22"/>
        </w:rPr>
      </w:pPr>
      <w:del w:id="165" w:author="Harry Cooper" w:date="2017-11-29T15:19:00Z">
        <w:r w:rsidRPr="002A18A9" w:rsidDel="00D933E4">
          <w:rPr>
            <w:szCs w:val="22"/>
          </w:rPr>
          <w:delText xml:space="preserve">Another downside is that Marzihas code doesn’t implement any cell growth, and each cell is the same diameter as every other cell for the whole simulation. </w:delText>
        </w:r>
        <w:commentRangeStart w:id="166"/>
        <w:r w:rsidRPr="002A18A9" w:rsidDel="00D933E4">
          <w:rPr>
            <w:szCs w:val="22"/>
          </w:rPr>
          <w:delText>This is a simplification which I’ll endeavour to update with my implementation.</w:delText>
        </w:r>
        <w:commentRangeEnd w:id="166"/>
        <w:r w:rsidR="00D20D96" w:rsidRPr="002A18A9" w:rsidDel="00D933E4">
          <w:rPr>
            <w:rStyle w:val="CommentReference"/>
          </w:rPr>
          <w:commentReference w:id="166"/>
        </w:r>
      </w:del>
    </w:p>
    <w:p w14:paraId="2B4D48EC" w14:textId="77777777" w:rsidR="009F31FD" w:rsidRPr="002A18A9" w:rsidRDefault="0049568A" w:rsidP="00BE672F">
      <w:pPr>
        <w:pStyle w:val="NormalWeb"/>
        <w:spacing w:before="0" w:beforeAutospacing="0" w:after="0" w:afterAutospacing="0"/>
        <w:rPr>
          <w:szCs w:val="22"/>
        </w:rPr>
      </w:pPr>
      <w:r w:rsidRPr="002A18A9">
        <w:rPr>
          <w:szCs w:val="22"/>
        </w:rPr>
        <w:t> </w:t>
      </w:r>
      <w:r w:rsidR="009F31FD" w:rsidRPr="002A18A9">
        <w:rPr>
          <w:szCs w:val="22"/>
        </w:rPr>
        <w:br/>
        <w:t>2.7 Cell Migration</w:t>
      </w:r>
    </w:p>
    <w:p w14:paraId="02C438FD" w14:textId="77777777" w:rsidR="00317A64" w:rsidRPr="002A18A9" w:rsidRDefault="00317A64" w:rsidP="00BE672F">
      <w:pPr>
        <w:pStyle w:val="NormalWeb"/>
        <w:spacing w:before="0" w:beforeAutospacing="0" w:after="0" w:afterAutospacing="0"/>
        <w:rPr>
          <w:sz w:val="22"/>
          <w:szCs w:val="22"/>
        </w:rPr>
      </w:pPr>
    </w:p>
    <w:p w14:paraId="58CA18C9" w14:textId="36FB3B13" w:rsidR="00317A64" w:rsidRPr="002A18A9" w:rsidRDefault="00977515" w:rsidP="00317A64">
      <w:pPr>
        <w:pStyle w:val="NormalWeb"/>
        <w:spacing w:before="0" w:beforeAutospacing="0" w:after="0" w:afterAutospacing="0"/>
        <w:ind w:left="720"/>
        <w:rPr>
          <w:sz w:val="22"/>
          <w:szCs w:val="22"/>
        </w:rPr>
      </w:pPr>
      <w:r w:rsidRPr="002A18A9">
        <w:rPr>
          <w:sz w:val="22"/>
          <w:szCs w:val="22"/>
        </w:rPr>
        <w:t xml:space="preserve">A key element of </w:t>
      </w:r>
      <w:r w:rsidR="00705FC1" w:rsidRPr="002A18A9">
        <w:rPr>
          <w:sz w:val="22"/>
          <w:szCs w:val="22"/>
        </w:rPr>
        <w:t>ECs</w:t>
      </w:r>
      <w:r w:rsidRPr="002A18A9">
        <w:rPr>
          <w:sz w:val="22"/>
          <w:szCs w:val="22"/>
        </w:rPr>
        <w:t xml:space="preserve"> is their ability to migrate</w:t>
      </w:r>
      <w:r w:rsidR="00705FC1" w:rsidRPr="002A18A9">
        <w:rPr>
          <w:sz w:val="22"/>
          <w:szCs w:val="22"/>
        </w:rPr>
        <w:t xml:space="preserve">. </w:t>
      </w:r>
      <w:r w:rsidR="004557FC">
        <w:rPr>
          <w:sz w:val="22"/>
          <w:szCs w:val="22"/>
        </w:rPr>
        <w:t>Endothelial cell</w:t>
      </w:r>
      <w:r w:rsidR="00705FC1" w:rsidRPr="002A18A9">
        <w:rPr>
          <w:sz w:val="22"/>
          <w:szCs w:val="22"/>
        </w:rPr>
        <w:t xml:space="preserve"> migration</w:t>
      </w:r>
      <w:r w:rsidR="004557FC">
        <w:rPr>
          <w:sz w:val="22"/>
          <w:szCs w:val="22"/>
        </w:rPr>
        <w:t xml:space="preserve"> is a </w:t>
      </w:r>
      <w:r w:rsidR="00146B02" w:rsidRPr="002A18A9">
        <w:rPr>
          <w:sz w:val="22"/>
          <w:szCs w:val="22"/>
        </w:rPr>
        <w:t>fundamental process to our life, allowing the formation of embryos, org</w:t>
      </w:r>
      <w:r w:rsidR="004557FC">
        <w:rPr>
          <w:sz w:val="22"/>
          <w:szCs w:val="22"/>
        </w:rPr>
        <w:t>ans and tissues. For developed h</w:t>
      </w:r>
      <w:r w:rsidR="00146B02" w:rsidRPr="002A18A9">
        <w:rPr>
          <w:sz w:val="22"/>
          <w:szCs w:val="22"/>
        </w:rPr>
        <w:t xml:space="preserve">umans, migration allows for immunosuppression </w:t>
      </w:r>
      <w:r w:rsidR="00364129" w:rsidRPr="002A18A9">
        <w:rPr>
          <w:sz w:val="22"/>
          <w:szCs w:val="22"/>
        </w:rPr>
        <w:t>and more importantly</w:t>
      </w:r>
      <w:r w:rsidR="00146B02" w:rsidRPr="002A18A9">
        <w:rPr>
          <w:sz w:val="22"/>
          <w:szCs w:val="22"/>
        </w:rPr>
        <w:t xml:space="preserve"> to</w:t>
      </w:r>
      <w:r w:rsidR="00364129" w:rsidRPr="002A18A9">
        <w:rPr>
          <w:sz w:val="22"/>
          <w:szCs w:val="22"/>
        </w:rPr>
        <w:t xml:space="preserve"> </w:t>
      </w:r>
      <w:r w:rsidR="004557FC">
        <w:rPr>
          <w:sz w:val="22"/>
          <w:szCs w:val="22"/>
        </w:rPr>
        <w:t>the project,</w:t>
      </w:r>
      <w:r w:rsidR="00146B02" w:rsidRPr="002A18A9">
        <w:rPr>
          <w:sz w:val="22"/>
          <w:szCs w:val="22"/>
        </w:rPr>
        <w:t xml:space="preserve"> </w:t>
      </w:r>
      <w:r w:rsidR="00364129" w:rsidRPr="002A18A9">
        <w:rPr>
          <w:sz w:val="22"/>
          <w:szCs w:val="22"/>
        </w:rPr>
        <w:t>the migration of ECs</w:t>
      </w:r>
      <w:r w:rsidR="00317A64" w:rsidRPr="002A18A9">
        <w:rPr>
          <w:sz w:val="22"/>
          <w:szCs w:val="22"/>
        </w:rPr>
        <w:t xml:space="preserve"> into the wound of a damaged blood vessel to restore the vessels integrity </w:t>
      </w:r>
      <w:r w:rsidR="00317A64" w:rsidRPr="002A18A9">
        <w:rPr>
          <w:color w:val="FF0000"/>
          <w:sz w:val="22"/>
          <w:szCs w:val="22"/>
        </w:rPr>
        <w:t>[https://link.springer.com/article/10.1007/s00018-014-1678-0]</w:t>
      </w:r>
      <w:r w:rsidR="00364129" w:rsidRPr="002A18A9">
        <w:rPr>
          <w:color w:val="FF0000"/>
          <w:sz w:val="22"/>
          <w:szCs w:val="22"/>
        </w:rPr>
        <w:t xml:space="preserve">. </w:t>
      </w:r>
    </w:p>
    <w:p w14:paraId="3178D6E9" w14:textId="6C5EC71E" w:rsidR="004359F4" w:rsidRPr="002A18A9" w:rsidRDefault="00740C2B" w:rsidP="00FD1DE7">
      <w:pPr>
        <w:pStyle w:val="NormalWeb"/>
        <w:spacing w:before="0" w:beforeAutospacing="0" w:after="0" w:afterAutospacing="0"/>
        <w:ind w:left="720"/>
        <w:rPr>
          <w:sz w:val="22"/>
          <w:szCs w:val="22"/>
        </w:rPr>
      </w:pPr>
      <w:r w:rsidRPr="002A18A9">
        <w:rPr>
          <w:sz w:val="22"/>
          <w:szCs w:val="22"/>
        </w:rPr>
        <w:lastRenderedPageBreak/>
        <w:t xml:space="preserve">ECs will migrate in </w:t>
      </w:r>
      <w:r w:rsidR="00D604AA" w:rsidRPr="002A18A9">
        <w:rPr>
          <w:sz w:val="22"/>
          <w:szCs w:val="22"/>
        </w:rPr>
        <w:t xml:space="preserve">a random manner if there </w:t>
      </w:r>
      <w:r w:rsidR="00D152B1" w:rsidRPr="002A18A9">
        <w:rPr>
          <w:sz w:val="22"/>
          <w:szCs w:val="22"/>
        </w:rPr>
        <w:t>are</w:t>
      </w:r>
      <w:r w:rsidR="00D604AA" w:rsidRPr="002A18A9">
        <w:rPr>
          <w:sz w:val="22"/>
          <w:szCs w:val="22"/>
        </w:rPr>
        <w:t xml:space="preserve"> no external stimuli</w:t>
      </w:r>
      <w:r w:rsidR="0041752E" w:rsidRPr="002A18A9">
        <w:rPr>
          <w:sz w:val="22"/>
          <w:szCs w:val="22"/>
        </w:rPr>
        <w:t xml:space="preserve"> and will diffuse into the available space </w:t>
      </w:r>
      <w:r w:rsidR="0041752E" w:rsidRPr="002A18A9">
        <w:rPr>
          <w:color w:val="FF0000"/>
          <w:sz w:val="22"/>
          <w:szCs w:val="22"/>
        </w:rPr>
        <w:t>[https://www-sciencedirect-com.sheffield.idm.oclc.org/science/article/pii/S0006349570863470]</w:t>
      </w:r>
      <w:r w:rsidR="00D152B1" w:rsidRPr="002A18A9">
        <w:rPr>
          <w:color w:val="FF0000"/>
          <w:sz w:val="22"/>
          <w:szCs w:val="22"/>
        </w:rPr>
        <w:t xml:space="preserve"> </w:t>
      </w:r>
      <w:r w:rsidR="00D152B1" w:rsidRPr="002A18A9">
        <w:rPr>
          <w:sz w:val="22"/>
          <w:szCs w:val="22"/>
        </w:rPr>
        <w:t>until a confluence is formed.</w:t>
      </w:r>
      <w:r w:rsidR="00FD1DE7" w:rsidRPr="002A18A9">
        <w:rPr>
          <w:sz w:val="22"/>
          <w:szCs w:val="22"/>
        </w:rPr>
        <w:t xml:space="preserve"> Once the cells have formed </w:t>
      </w:r>
      <w:r w:rsidR="004557FC">
        <w:rPr>
          <w:sz w:val="22"/>
          <w:szCs w:val="22"/>
        </w:rPr>
        <w:t>a monolayer</w:t>
      </w:r>
      <w:r w:rsidR="00FD1DE7" w:rsidRPr="002A18A9">
        <w:rPr>
          <w:sz w:val="22"/>
          <w:szCs w:val="22"/>
        </w:rPr>
        <w:t>, the</w:t>
      </w:r>
      <w:r w:rsidR="00DB3A5D" w:rsidRPr="002A18A9">
        <w:rPr>
          <w:sz w:val="22"/>
          <w:szCs w:val="22"/>
        </w:rPr>
        <w:t>y</w:t>
      </w:r>
      <w:r w:rsidR="00FD1DE7" w:rsidRPr="002A18A9">
        <w:rPr>
          <w:sz w:val="22"/>
          <w:szCs w:val="22"/>
        </w:rPr>
        <w:t xml:space="preserve"> bond to each ot</w:t>
      </w:r>
      <w:r w:rsidR="00A8046D" w:rsidRPr="002A18A9">
        <w:rPr>
          <w:sz w:val="22"/>
          <w:szCs w:val="22"/>
        </w:rPr>
        <w:t>her and the endothelial surface</w:t>
      </w:r>
      <w:r w:rsidR="00FD1DE7" w:rsidRPr="002A18A9">
        <w:rPr>
          <w:sz w:val="22"/>
          <w:szCs w:val="22"/>
        </w:rPr>
        <w:t xml:space="preserve"> preventing further migration. </w:t>
      </w:r>
      <w:r w:rsidR="004359F4" w:rsidRPr="002A18A9">
        <w:rPr>
          <w:sz w:val="22"/>
          <w:szCs w:val="22"/>
        </w:rPr>
        <w:br/>
      </w:r>
    </w:p>
    <w:p w14:paraId="3AF5F72B" w14:textId="1A66FA3F" w:rsidR="00D7104E" w:rsidRPr="002A18A9" w:rsidRDefault="009F71F4" w:rsidP="000E3C72">
      <w:pPr>
        <w:pStyle w:val="NormalWeb"/>
        <w:spacing w:before="0" w:beforeAutospacing="0" w:after="0" w:afterAutospacing="0"/>
        <w:rPr>
          <w:szCs w:val="22"/>
        </w:rPr>
      </w:pPr>
      <w:r w:rsidRPr="002A18A9">
        <w:rPr>
          <w:szCs w:val="22"/>
        </w:rPr>
        <w:t>2.8</w:t>
      </w:r>
      <w:r w:rsidR="004359F4" w:rsidRPr="002A18A9">
        <w:rPr>
          <w:szCs w:val="22"/>
        </w:rPr>
        <w:t xml:space="preserve"> Contact Inhibition and Confluence Detection</w:t>
      </w:r>
    </w:p>
    <w:p w14:paraId="4E2C5D03" w14:textId="77777777" w:rsidR="00987679" w:rsidRPr="002A18A9" w:rsidRDefault="00987679" w:rsidP="000E3C72">
      <w:pPr>
        <w:pStyle w:val="NormalWeb"/>
        <w:spacing w:before="0" w:beforeAutospacing="0" w:after="0" w:afterAutospacing="0"/>
        <w:rPr>
          <w:szCs w:val="22"/>
        </w:rPr>
      </w:pPr>
    </w:p>
    <w:p w14:paraId="33A9A06E" w14:textId="5DD2D01A" w:rsidR="0049568A" w:rsidRPr="002A18A9" w:rsidRDefault="00987679" w:rsidP="008C4479">
      <w:pPr>
        <w:pStyle w:val="NormalWeb"/>
        <w:spacing w:before="0" w:beforeAutospacing="0" w:after="0" w:afterAutospacing="0"/>
        <w:rPr>
          <w:sz w:val="22"/>
          <w:szCs w:val="22"/>
        </w:rPr>
      </w:pPr>
      <w:r w:rsidRPr="002A18A9">
        <w:rPr>
          <w:sz w:val="22"/>
          <w:szCs w:val="22"/>
        </w:rPr>
        <w:t xml:space="preserve">Over time, ECs will migrate into any open space and if possible proliferate to form new ECs. This will continue to occur until the area is filled with ECs and there is no more space for proliferation. </w:t>
      </w:r>
      <w:r w:rsidR="008C4479" w:rsidRPr="002A18A9">
        <w:rPr>
          <w:sz w:val="22"/>
          <w:szCs w:val="22"/>
        </w:rPr>
        <w:t xml:space="preserve">When cells come into contact with each other, cell growth is </w:t>
      </w:r>
      <w:r w:rsidR="00CF3CC9">
        <w:rPr>
          <w:sz w:val="22"/>
          <w:szCs w:val="22"/>
        </w:rPr>
        <w:t>arrested by a process known as contact i</w:t>
      </w:r>
      <w:r w:rsidR="008C4479" w:rsidRPr="002A18A9">
        <w:rPr>
          <w:sz w:val="22"/>
          <w:szCs w:val="22"/>
        </w:rPr>
        <w:t xml:space="preserve">nhibition </w:t>
      </w:r>
      <w:r w:rsidR="008C4479" w:rsidRPr="002A18A9">
        <w:rPr>
          <w:color w:val="FF0000"/>
          <w:sz w:val="22"/>
          <w:szCs w:val="22"/>
        </w:rPr>
        <w:t>[https://www.ncbi.nlm.nih.gov/pmc/articles/PMC2780760/]</w:t>
      </w:r>
      <w:r w:rsidR="008C4479" w:rsidRPr="002A18A9">
        <w:rPr>
          <w:sz w:val="22"/>
          <w:szCs w:val="22"/>
        </w:rPr>
        <w:t xml:space="preserve">, meaning that when a monolayer is formed ECs are no longer able to proliferate. </w:t>
      </w:r>
      <w:r w:rsidR="00224450" w:rsidRPr="002A18A9">
        <w:rPr>
          <w:sz w:val="22"/>
          <w:szCs w:val="22"/>
        </w:rPr>
        <w:t>If the ECs are unable to proliferate</w:t>
      </w:r>
      <w:r w:rsidR="008C4479" w:rsidRPr="002A18A9">
        <w:rPr>
          <w:sz w:val="22"/>
          <w:szCs w:val="22"/>
        </w:rPr>
        <w:t xml:space="preserve"> they</w:t>
      </w:r>
      <w:r w:rsidR="00CF3CC9">
        <w:rPr>
          <w:sz w:val="22"/>
          <w:szCs w:val="22"/>
        </w:rPr>
        <w:t xml:space="preserve"> eventually differentiate into q</w:t>
      </w:r>
      <w:r w:rsidR="008C4479" w:rsidRPr="002A18A9">
        <w:rPr>
          <w:sz w:val="22"/>
          <w:szCs w:val="22"/>
        </w:rPr>
        <w:t>uiescent cells where they no longer undergo mitosis.</w:t>
      </w:r>
    </w:p>
    <w:p w14:paraId="299EFF52" w14:textId="6C91CB70" w:rsidR="008C4479" w:rsidRPr="002A18A9" w:rsidRDefault="00881A99" w:rsidP="008C4479">
      <w:pPr>
        <w:pStyle w:val="NormalWeb"/>
        <w:spacing w:before="0" w:beforeAutospacing="0" w:after="0" w:afterAutospacing="0"/>
        <w:rPr>
          <w:sz w:val="22"/>
          <w:szCs w:val="22"/>
        </w:rPr>
      </w:pPr>
      <w:r w:rsidRPr="002A18A9">
        <w:rPr>
          <w:sz w:val="22"/>
          <w:szCs w:val="22"/>
        </w:rPr>
        <w:t xml:space="preserve">Confluence Detection </w:t>
      </w:r>
      <w:r w:rsidR="00F03A23" w:rsidRPr="002A18A9">
        <w:rPr>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7FED6609"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w:t>
      </w:r>
      <w:r w:rsidR="00A4552E">
        <w:rPr>
          <w:sz w:val="22"/>
        </w:rPr>
        <w:t xml:space="preserve">As discussed in Chapter 2.5 </w:t>
      </w:r>
      <w:r w:rsidR="002A1787" w:rsidRPr="00705528">
        <w:rPr>
          <w:sz w:val="22"/>
        </w:rPr>
        <w:t>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w:t>
      </w:r>
      <w:r w:rsidR="00C41BB9" w:rsidRPr="00705528">
        <w:rPr>
          <w:sz w:val="22"/>
        </w:rPr>
        <w:t>visual</w:t>
      </w:r>
      <w:r w:rsidR="00366188">
        <w:rPr>
          <w:sz w:val="22"/>
        </w:rPr>
        <w:t xml:space="preserve"> way</w:t>
      </w:r>
      <w:r w:rsidR="00EE0B03" w:rsidRPr="00705528">
        <w:rPr>
          <w:sz w:val="22"/>
        </w:rPr>
        <w:t>.</w:t>
      </w:r>
      <w:r w:rsidR="002A1787" w:rsidRPr="00705528">
        <w:rPr>
          <w:sz w:val="22"/>
        </w:rPr>
        <w:t xml:space="preserve"> The ABM approach is better than </w:t>
      </w:r>
      <w:r w:rsidR="008836F3" w:rsidRPr="00705528">
        <w:rPr>
          <w:sz w:val="22"/>
        </w:rPr>
        <w:t>an</w:t>
      </w:r>
      <w:r w:rsidR="002A1787" w:rsidRPr="00705528">
        <w:rPr>
          <w:sz w:val="22"/>
        </w:rPr>
        <w:t xml:space="preserve"> </w:t>
      </w:r>
      <w:r w:rsidR="008836F3">
        <w:rPr>
          <w:sz w:val="22"/>
        </w:rPr>
        <w:t>equation based approach</w:t>
      </w:r>
      <w:r w:rsidR="002A1787" w:rsidRPr="00705528">
        <w:rPr>
          <w:sz w:val="22"/>
        </w:rPr>
        <w:t xml:space="preserve"> as there is no individual agent </w:t>
      </w:r>
      <w:r w:rsidR="00C41BB9" w:rsidRPr="00705528">
        <w:rPr>
          <w:sz w:val="22"/>
        </w:rPr>
        <w:t xml:space="preserve">representation </w:t>
      </w:r>
      <w:r w:rsidR="008836F3">
        <w:rPr>
          <w:sz w:val="22"/>
        </w:rPr>
        <w:t xml:space="preserve">in EBMs </w:t>
      </w:r>
      <w:r w:rsidR="00C41BB9" w:rsidRPr="00705528">
        <w:rPr>
          <w:sz w:val="22"/>
        </w:rPr>
        <w:t>and so approximations may be too significant to produce reliable results. Cellular automata was</w:t>
      </w:r>
      <w:r w:rsidR="008836F3">
        <w:rPr>
          <w:sz w:val="22"/>
        </w:rPr>
        <w:t xml:space="preserve"> no</w:t>
      </w:r>
      <w:r w:rsidR="00C41BB9" w:rsidRPr="00705528">
        <w:rPr>
          <w:sz w:val="22"/>
        </w:rPr>
        <w:t>t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18143119" w:rsidR="00FE5A83" w:rsidRDefault="00164FDF" w:rsidP="00164FDF">
      <w:pPr>
        <w:ind w:left="720"/>
        <w:rPr>
          <w:sz w:val="22"/>
          <w:szCs w:val="22"/>
        </w:rPr>
      </w:pPr>
      <w:r w:rsidRPr="00226F61">
        <w:rPr>
          <w:sz w:val="22"/>
          <w:szCs w:val="22"/>
        </w:rPr>
        <w:t xml:space="preserve">The main aim of this project is to demonstrate and help professional </w:t>
      </w:r>
      <w:r w:rsidR="00793058">
        <w:rPr>
          <w:sz w:val="22"/>
          <w:szCs w:val="22"/>
        </w:rPr>
        <w:t xml:space="preserve">further </w:t>
      </w:r>
      <w:r w:rsidRPr="00226F61">
        <w:rPr>
          <w:sz w:val="22"/>
          <w:szCs w:val="22"/>
        </w:rPr>
        <w:t xml:space="preserve">understand the affect </w:t>
      </w:r>
      <w:r w:rsidR="00793058">
        <w:rPr>
          <w:sz w:val="22"/>
          <w:szCs w:val="22"/>
        </w:rPr>
        <w:t xml:space="preserve">an increase in senescence cells from </w:t>
      </w:r>
      <w:r w:rsidRPr="00226F61">
        <w:rPr>
          <w:sz w:val="22"/>
          <w:szCs w:val="22"/>
        </w:rPr>
        <w:t xml:space="preserve">ageing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95EA7B7" w:rsidR="00E950E6" w:rsidRPr="00226F61" w:rsidRDefault="00793058" w:rsidP="00793058">
      <w:pPr>
        <w:ind w:left="720"/>
        <w:rPr>
          <w:sz w:val="22"/>
          <w:szCs w:val="22"/>
        </w:rPr>
      </w:pPr>
      <w:r>
        <w:rPr>
          <w:sz w:val="22"/>
          <w:szCs w:val="22"/>
        </w:rPr>
        <w:t>To observer the migration of cells moving into a wound with time an agent based model will be produced as described above in Chapter 2.5 however, the current models shown in Chapter 2.6</w:t>
      </w:r>
      <w:r w:rsidR="00164FDF" w:rsidRPr="00226F61">
        <w:rPr>
          <w:sz w:val="22"/>
          <w:szCs w:val="22"/>
        </w:rPr>
        <w:t xml:space="preserve"> lack the correct logic or behaviours that occurs within 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280717" w:rsidRPr="004141CD" w14:paraId="5D94B4F2" w14:textId="77777777" w:rsidTr="00351E47">
        <w:tc>
          <w:tcPr>
            <w:tcW w:w="8290" w:type="dxa"/>
          </w:tcPr>
          <w:p w14:paraId="2714A1EC" w14:textId="068A3886" w:rsidR="00280717" w:rsidRPr="004141CD" w:rsidRDefault="00280717" w:rsidP="00164FDF">
            <w:pPr>
              <w:rPr>
                <w:sz w:val="22"/>
                <w:szCs w:val="22"/>
              </w:rPr>
            </w:pPr>
            <w:r>
              <w:rPr>
                <w:sz w:val="22"/>
                <w:szCs w:val="22"/>
              </w:rPr>
              <w:t>Can vary the level of senescent cells with age</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lastRenderedPageBreak/>
              <w:t>It is important that the system:</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254D3D50" w:rsidR="00351E47" w:rsidRPr="004141CD" w:rsidRDefault="00820DF8" w:rsidP="00164FDF">
            <w:pPr>
              <w:rPr>
                <w:sz w:val="22"/>
                <w:szCs w:val="22"/>
              </w:rPr>
            </w:pPr>
            <w:r>
              <w:rPr>
                <w:sz w:val="22"/>
                <w:szCs w:val="22"/>
              </w:rPr>
              <w:t>Programs</w:t>
            </w:r>
            <w:r w:rsidR="00351E47" w:rsidRPr="004141CD">
              <w:rPr>
                <w:sz w:val="22"/>
                <w:szCs w:val="22"/>
              </w:rPr>
              <w:t xml:space="preserve">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7" w:author="Harry Cooper" w:date="2017-11-29T15:22:00Z"/>
          <w:sz w:val="22"/>
          <w:szCs w:val="22"/>
        </w:rPr>
      </w:pPr>
    </w:p>
    <w:p w14:paraId="7A1B1D1E" w14:textId="49D91925" w:rsidR="00F40B40" w:rsidRPr="005078F9" w:rsidRDefault="00DE0C6F">
      <w:pPr>
        <w:pStyle w:val="ListParagraph"/>
        <w:rPr>
          <w:szCs w:val="22"/>
        </w:rPr>
        <w:pPrChange w:id="168" w:author="Harry Cooper" w:date="2017-11-29T15:34:00Z">
          <w:pPr/>
        </w:pPrChange>
      </w:pPr>
      <w:r w:rsidRPr="005078F9">
        <w:rPr>
          <w:rFonts w:ascii="Times New Roman" w:hAnsi="Times New Roman" w:cs="Times New Roman"/>
          <w:szCs w:val="22"/>
        </w:rPr>
        <w:t>3.2.3</w:t>
      </w:r>
      <w:r w:rsidR="00DD2494" w:rsidRPr="005078F9">
        <w:rPr>
          <w:rFonts w:ascii="Times New Roman" w:hAnsi="Times New Roman" w:cs="Times New Roman"/>
          <w:szCs w:val="22"/>
        </w:rPr>
        <w:t xml:space="preserve"> </w:t>
      </w:r>
      <w:ins w:id="169" w:author="Harry Cooper" w:date="2017-11-29T15:34:00Z">
        <w:r w:rsidR="00BD74DE" w:rsidRPr="005078F9">
          <w:rPr>
            <w:rFonts w:ascii="Times New Roman" w:hAnsi="Times New Roman" w:cs="Times New Roman"/>
            <w:szCs w:val="22"/>
          </w:rPr>
          <w:t>Parameters</w:t>
        </w:r>
      </w:ins>
      <w:r w:rsidR="0013087A" w:rsidRPr="005078F9">
        <w:rPr>
          <w:rFonts w:ascii="Times New Roman" w:hAnsi="Times New Roman" w:cs="Times New Roman"/>
          <w:szCs w:val="22"/>
        </w:rPr>
        <w:t xml:space="preserve"> and Rules</w:t>
      </w:r>
      <w:r w:rsidR="008A5B6C" w:rsidRPr="005078F9">
        <w:rPr>
          <w:rFonts w:ascii="Times New Roman" w:hAnsi="Times New Roman" w:cs="Times New Roman"/>
          <w:szCs w:val="22"/>
        </w:rPr>
        <w:br/>
      </w:r>
    </w:p>
    <w:p w14:paraId="28A6787C" w14:textId="336A5FD9" w:rsidR="0013087A"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 desired emergent behaviour will be produced through the interaction of several agents over several iterations. The way these agents move and interact will be dictated by the implementation of several rules </w:t>
      </w:r>
      <w:r w:rsidR="005078F9">
        <w:rPr>
          <w:rFonts w:ascii="Times New Roman" w:hAnsi="Times New Roman" w:cs="Times New Roman"/>
          <w:sz w:val="22"/>
          <w:szCs w:val="22"/>
        </w:rPr>
        <w:t>with associated</w:t>
      </w:r>
      <w:r w:rsidRPr="005078F9">
        <w:rPr>
          <w:rFonts w:ascii="Times New Roman" w:hAnsi="Times New Roman" w:cs="Times New Roman"/>
          <w:sz w:val="22"/>
          <w:szCs w:val="22"/>
        </w:rPr>
        <w:t xml:space="preserve"> parameters</w:t>
      </w:r>
      <w:r w:rsidR="005078F9">
        <w:rPr>
          <w:rFonts w:ascii="Times New Roman" w:hAnsi="Times New Roman" w:cs="Times New Roman"/>
          <w:sz w:val="22"/>
          <w:szCs w:val="22"/>
        </w:rPr>
        <w:t>. The values for parameters will be based on the literature found in Chapter 2, however in some cases assumptions must be made due to lacking experimental data.</w:t>
      </w:r>
      <w:bookmarkStart w:id="170" w:name="_GoBack"/>
      <w:bookmarkEnd w:id="170"/>
    </w:p>
    <w:p w14:paraId="316E22DC" w14:textId="143BEB09" w:rsidR="006E15E8" w:rsidRPr="005078F9" w:rsidRDefault="006E15E8" w:rsidP="006E15E8">
      <w:pPr>
        <w:pStyle w:val="ListParagraph"/>
        <w:ind w:left="1440"/>
        <w:rPr>
          <w:rFonts w:ascii="Times New Roman" w:hAnsi="Times New Roman" w:cs="Times New Roman"/>
          <w:sz w:val="22"/>
          <w:szCs w:val="22"/>
        </w:rPr>
      </w:pPr>
      <w:r w:rsidRPr="005078F9">
        <w:rPr>
          <w:rFonts w:ascii="Times New Roman" w:hAnsi="Times New Roman" w:cs="Times New Roman"/>
          <w:sz w:val="22"/>
          <w:szCs w:val="22"/>
        </w:rPr>
        <w:t xml:space="preserve">These rules will be actioned each iteration, and, over time will produce novel behaviours that can be visualised on the output graph. </w:t>
      </w:r>
    </w:p>
    <w:p w14:paraId="7C7B08D9" w14:textId="77777777" w:rsidR="00BD74DE" w:rsidRPr="004A548E" w:rsidRDefault="00BD74DE" w:rsidP="00BE672F">
      <w:pPr>
        <w:rPr>
          <w:color w:val="ED7D31" w:themeColor="accent2"/>
          <w:sz w:val="22"/>
          <w:szCs w:val="22"/>
        </w:rPr>
      </w:pPr>
    </w:p>
    <w:p w14:paraId="4D414D20" w14:textId="018BBD39" w:rsidR="0081462B" w:rsidRPr="00374FA1" w:rsidRDefault="0081462B" w:rsidP="00BE672F">
      <w:pPr>
        <w:rPr>
          <w:szCs w:val="22"/>
        </w:rPr>
      </w:pPr>
      <w:r w:rsidRPr="00374FA1">
        <w:rPr>
          <w:szCs w:val="22"/>
        </w:rPr>
        <w:tab/>
      </w:r>
      <w:r w:rsidR="006E15E8">
        <w:rPr>
          <w:szCs w:val="22"/>
        </w:rPr>
        <w:t>3.2.4</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CCCAFB6" w:rsidR="0049568A" w:rsidRPr="00226F61" w:rsidRDefault="00902A2C" w:rsidP="00BE672F">
      <w:pPr>
        <w:rPr>
          <w:szCs w:val="22"/>
        </w:rPr>
      </w:pPr>
      <w:r>
        <w:rPr>
          <w:szCs w:val="22"/>
        </w:rPr>
        <w:t>3.3</w:t>
      </w:r>
      <w:r w:rsidR="00DD2494" w:rsidRPr="00226F61">
        <w:rPr>
          <w:szCs w:val="22"/>
        </w:rPr>
        <w:t xml:space="preserve"> </w:t>
      </w:r>
      <w:r w:rsidR="00B80593">
        <w:rPr>
          <w:szCs w:val="22"/>
        </w:rPr>
        <w:t>Limitations of Model</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71" w:author="Harry Cooper" w:date="2017-11-29T15:22:00Z"/>
          <w:sz w:val="22"/>
          <w:szCs w:val="22"/>
        </w:rPr>
      </w:pPr>
      <w:r w:rsidRPr="00226F61">
        <w:rPr>
          <w:sz w:val="22"/>
          <w:szCs w:val="22"/>
        </w:rPr>
        <w:lastRenderedPageBreak/>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72" w:author="Harry Cooper" w:date="2017-11-29T15:22:00Z">
        <w:r w:rsidR="00644EDD" w:rsidRPr="00226F61">
          <w:rPr>
            <w:sz w:val="22"/>
            <w:szCs w:val="22"/>
          </w:rPr>
          <w:t>[</w:t>
        </w:r>
      </w:ins>
      <w:r w:rsidR="00B127C4" w:rsidRPr="00226F61">
        <w:rPr>
          <w:sz w:val="22"/>
          <w:szCs w:val="22"/>
        </w:rPr>
        <w:t>7</w:t>
      </w:r>
      <w:ins w:id="173" w:author="Harry Cooper" w:date="2017-11-29T15:22:00Z">
        <w:r w:rsidR="00644EDD" w:rsidRPr="00226F61">
          <w:rPr>
            <w:sz w:val="22"/>
            <w:szCs w:val="22"/>
          </w:rPr>
          <w:t>]</w:t>
        </w:r>
      </w:ins>
      <w:r w:rsidR="003E2605" w:rsidRPr="00226F61">
        <w:rPr>
          <w:sz w:val="22"/>
          <w:szCs w:val="22"/>
        </w:rPr>
        <w:t>.</w:t>
      </w:r>
    </w:p>
    <w:p w14:paraId="36EC161F" w14:textId="5F34FB27"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w:t>
      </w:r>
      <w:r w:rsidR="001C4AB2">
        <w:rPr>
          <w:rFonts w:ascii="Times New Roman" w:hAnsi="Times New Roman" w:cs="Times New Roman"/>
          <w:sz w:val="22"/>
          <w:szCs w:val="22"/>
          <w:lang w:eastAsia="en-GB"/>
        </w:rPr>
        <w:t xml:space="preserve"> (maximum proliferation)</w:t>
      </w:r>
      <w:r w:rsidRPr="00226F61">
        <w:rPr>
          <w:rFonts w:ascii="Times New Roman" w:hAnsi="Times New Roman" w:cs="Times New Roman"/>
          <w:sz w:val="22"/>
          <w:szCs w:val="22"/>
          <w:lang w:eastAsia="en-GB"/>
        </w:rPr>
        <w:t xml:space="preserve"> of 50</w:t>
      </w:r>
      <w:r w:rsidR="00B127C4" w:rsidRPr="00226F61">
        <w:rPr>
          <w:rFonts w:ascii="Times New Roman" w:hAnsi="Times New Roman" w:cs="Times New Roman"/>
          <w:sz w:val="22"/>
          <w:szCs w:val="22"/>
          <w:lang w:eastAsia="en-GB"/>
        </w:rPr>
        <w:t>,</w:t>
      </w:r>
      <w:ins w:id="174"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75"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76" w:author="Harry Cooper" w:date="2017-11-29T15:22:00Z"/>
          <w:sz w:val="22"/>
          <w:szCs w:val="22"/>
        </w:rPr>
      </w:pPr>
      <w:r w:rsidRPr="00226F61">
        <w:rPr>
          <w:sz w:val="22"/>
          <w:szCs w:val="22"/>
        </w:rPr>
        <w:t>I will not be creating a graphical user interface</w:t>
      </w:r>
      <w:ins w:id="177" w:author="Harry Cooper" w:date="2017-11-30T09:12:00Z">
        <w:r w:rsidR="006E25AA" w:rsidRPr="00226F61">
          <w:rPr>
            <w:sz w:val="22"/>
            <w:szCs w:val="22"/>
          </w:rPr>
          <w:t xml:space="preserve"> </w:t>
        </w:r>
      </w:ins>
      <w:r w:rsidRPr="00226F61">
        <w:rPr>
          <w:sz w:val="22"/>
          <w:szCs w:val="22"/>
        </w:rPr>
        <w:t>(</w:t>
      </w:r>
      <w:ins w:id="178" w:author="Harry Cooper" w:date="2017-11-30T09:12:00Z">
        <w:r w:rsidR="006E25AA" w:rsidRPr="00226F61">
          <w:rPr>
            <w:sz w:val="22"/>
            <w:szCs w:val="22"/>
          </w:rPr>
          <w:t>GUI</w:t>
        </w:r>
      </w:ins>
      <w:r w:rsidRPr="00226F61">
        <w:rPr>
          <w:sz w:val="22"/>
          <w:szCs w:val="22"/>
        </w:rPr>
        <w:t xml:space="preserve">) for the user to </w:t>
      </w:r>
      <w:ins w:id="179"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80" w:author="Harry Cooper" w:date="2017-11-29T15:26:00Z"/>
          <w:rFonts w:ascii="Times New Roman" w:hAnsi="Times New Roman" w:cs="Times New Roman"/>
          <w:sz w:val="22"/>
          <w:szCs w:val="22"/>
          <w:lang w:eastAsia="en-GB"/>
        </w:rPr>
        <w:pPrChange w:id="181" w:author="Harry Cooper" w:date="2017-11-29T15:26:00Z">
          <w:pPr>
            <w:pStyle w:val="ListParagraph"/>
            <w:numPr>
              <w:numId w:val="3"/>
            </w:numPr>
            <w:ind w:hanging="360"/>
          </w:pPr>
        </w:pPrChange>
      </w:pPr>
    </w:p>
    <w:p w14:paraId="68B8F416" w14:textId="172B1498" w:rsidR="00135A10" w:rsidRPr="00226F61" w:rsidRDefault="00902A2C" w:rsidP="00135A10">
      <w:pPr>
        <w:rPr>
          <w:ins w:id="182" w:author="Harry Cooper" w:date="2017-11-30T09:49:00Z"/>
        </w:rPr>
      </w:pPr>
      <w:r>
        <w:t>3.4</w:t>
      </w:r>
      <w:r w:rsidR="00DD2494" w:rsidRPr="00226F61">
        <w:t xml:space="preserve"> </w:t>
      </w:r>
      <w:ins w:id="183" w:author="Harry Cooper" w:date="2017-11-30T09:49:00Z">
        <w:r w:rsidR="00135A10" w:rsidRPr="00226F61">
          <w:t>Risk Analysis</w:t>
        </w:r>
      </w:ins>
    </w:p>
    <w:p w14:paraId="1A78EB8D" w14:textId="77777777" w:rsidR="00135A10" w:rsidRPr="00226F61" w:rsidRDefault="00135A10" w:rsidP="00135A10">
      <w:pPr>
        <w:rPr>
          <w:ins w:id="184" w:author="Harry Cooper" w:date="2017-11-30T09:50:00Z"/>
        </w:rPr>
      </w:pPr>
    </w:p>
    <w:p w14:paraId="7B6939E3" w14:textId="4E7F571D" w:rsidR="00476511" w:rsidRPr="00226F61" w:rsidRDefault="00135A10" w:rsidP="0063458F">
      <w:pPr>
        <w:ind w:left="720"/>
        <w:rPr>
          <w:sz w:val="22"/>
        </w:rPr>
      </w:pPr>
      <w:ins w:id="185" w:author="Harry Cooper" w:date="2017-11-30T09:50:00Z">
        <w:r w:rsidRPr="00226F61">
          <w:rPr>
            <w:sz w:val="22"/>
          </w:rPr>
          <w:t xml:space="preserve">I’ve included all the risks I believe are associated with my project below. I outline the nature of the risk, then give it a likelihood and </w:t>
        </w:r>
      </w:ins>
      <w:ins w:id="186" w:author="Harry Cooper" w:date="2017-11-30T09:51:00Z">
        <w:r w:rsidRPr="00226F61">
          <w:rPr>
            <w:sz w:val="22"/>
          </w:rPr>
          <w:t xml:space="preserve">impact score from 1 – 4, 1 being unlikely / negligible and 4 being very likely / project </w:t>
        </w:r>
      </w:ins>
      <w:ins w:id="187" w:author="Harry Cooper" w:date="2017-11-30T09:52:00Z">
        <w:r w:rsidRPr="00226F61">
          <w:rPr>
            <w:sz w:val="22"/>
          </w:rPr>
          <w:t>threatening</w:t>
        </w:r>
      </w:ins>
      <w:r w:rsidR="00FC7D05" w:rsidRPr="00226F61">
        <w:rPr>
          <w:sz w:val="22"/>
        </w:rPr>
        <w:t xml:space="preserve"> then provide a mitigation plan to decrease severity</w:t>
      </w:r>
      <w:ins w:id="188"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lastRenderedPageBreak/>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189"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229D54CB" w:rsidR="00632A28" w:rsidRDefault="00F31F4E" w:rsidP="00F31F4E">
      <w:pPr>
        <w:ind w:left="720"/>
        <w:rPr>
          <w:szCs w:val="22"/>
        </w:rPr>
      </w:pPr>
      <w:r>
        <w:rPr>
          <w:szCs w:val="22"/>
        </w:rPr>
        <w:br/>
      </w:r>
      <w:r>
        <w:rPr>
          <w:sz w:val="22"/>
          <w:szCs w:val="22"/>
        </w:rPr>
        <w:t xml:space="preserve">Several tests of varying nature will be run to check that the implemented software is working as expected. There are three types of tests that will be run: unit tests will be produced for each rule associated with the agents, and ensures that functions return the correct results for different inputs. The next type of tests to be run are face </w:t>
      </w:r>
      <w:r>
        <w:rPr>
          <w:szCs w:val="22"/>
        </w:rPr>
        <w:br/>
      </w:r>
    </w:p>
    <w:p w14:paraId="6D87A1A8" w14:textId="4140DA84" w:rsidR="0093120E" w:rsidRPr="004A548E" w:rsidRDefault="0093120E" w:rsidP="00632A28">
      <w:pPr>
        <w:ind w:left="720"/>
        <w:rPr>
          <w:color w:val="ED7D31" w:themeColor="accent2"/>
          <w:sz w:val="22"/>
          <w:szCs w:val="22"/>
        </w:rPr>
      </w:pPr>
      <w:r w:rsidRPr="004A548E">
        <w:rPr>
          <w:color w:val="ED7D31" w:themeColor="accent2"/>
          <w:sz w:val="22"/>
          <w:szCs w:val="22"/>
        </w:rPr>
        <w:t>Tests will mainly focus on what occurs after the wound has been created. For this to occ</w:t>
      </w:r>
      <w:r w:rsidR="00B13544" w:rsidRPr="004A548E">
        <w:rPr>
          <w:color w:val="ED7D31" w:themeColor="accent2"/>
          <w:sz w:val="22"/>
          <w:szCs w:val="22"/>
        </w:rPr>
        <w:t>ur, a confluence must be formed. To save time, one simulation can be run at the desired environment size to determine the number of cells the simulation stabilises towards so this can be used as the starting condition of future tests, saving time as confluence formation won’t be simulated.</w:t>
      </w:r>
      <w:r w:rsidR="00FB2EA6" w:rsidRPr="004A548E">
        <w:rPr>
          <w:color w:val="ED7D31" w:themeColor="accent2"/>
          <w:sz w:val="22"/>
          <w:szCs w:val="22"/>
        </w:rPr>
        <w:t xml:space="preserve"> </w:t>
      </w:r>
      <w:r w:rsidR="00293BC2" w:rsidRPr="004A548E">
        <w:rPr>
          <w:color w:val="ED7D31" w:themeColor="accent2"/>
          <w:sz w:val="22"/>
          <w:szCs w:val="22"/>
        </w:rPr>
        <w:t>Theoretically</w:t>
      </w:r>
      <w:r w:rsidR="00FB2EA6" w:rsidRPr="004A548E">
        <w:rPr>
          <w:color w:val="ED7D31" w:themeColor="accent2"/>
          <w:sz w:val="22"/>
          <w:szCs w:val="22"/>
        </w:rPr>
        <w:t>, if the environment is 2500</w:t>
      </w:r>
      <w:r w:rsidR="00FB2EA6" w:rsidRPr="004A548E">
        <w:rPr>
          <w:color w:val="ED7D31" w:themeColor="accent2"/>
          <w:sz w:val="22"/>
          <w:szCs w:val="22"/>
        </w:rPr>
        <w:sym w:font="Symbol" w:char="F06D"/>
      </w:r>
      <w:r w:rsidR="00FB2EA6" w:rsidRPr="004A548E">
        <w:rPr>
          <w:color w:val="ED7D31" w:themeColor="accent2"/>
          <w:sz w:val="22"/>
          <w:szCs w:val="22"/>
        </w:rPr>
        <w:t>m</w:t>
      </w:r>
      <w:r w:rsidR="00FB2EA6" w:rsidRPr="004A548E">
        <w:rPr>
          <w:color w:val="ED7D31" w:themeColor="accent2"/>
          <w:sz w:val="22"/>
          <w:szCs w:val="22"/>
          <w:vertAlign w:val="superscript"/>
        </w:rPr>
        <w:t>2</w:t>
      </w:r>
      <w:r w:rsidR="00FB2EA6" w:rsidRPr="004A548E">
        <w:rPr>
          <w:color w:val="ED7D31" w:themeColor="accent2"/>
          <w:sz w:val="22"/>
          <w:szCs w:val="22"/>
        </w:rPr>
        <w:t xml:space="preserve"> and each proliferating cell can grow up to 10</w:t>
      </w:r>
      <w:r w:rsidR="00FB2EA6" w:rsidRPr="004A548E">
        <w:rPr>
          <w:color w:val="ED7D31" w:themeColor="accent2"/>
          <w:sz w:val="22"/>
          <w:szCs w:val="22"/>
        </w:rPr>
        <w:sym w:font="Symbol" w:char="F06D"/>
      </w:r>
      <w:r w:rsidR="00FB2EA6" w:rsidRPr="004A548E">
        <w:rPr>
          <w:color w:val="ED7D31" w:themeColor="accent2"/>
          <w:sz w:val="22"/>
          <w:szCs w:val="22"/>
        </w:rPr>
        <w:t xml:space="preserve">m in diameter, </w:t>
      </w:r>
      <w:r w:rsidR="00293BC2" w:rsidRPr="004A548E">
        <w:rPr>
          <w:color w:val="ED7D31" w:themeColor="accent2"/>
          <w:sz w:val="22"/>
          <w:szCs w:val="22"/>
        </w:rPr>
        <w:t>2500 cells can fit onto the environment. However</w:t>
      </w:r>
      <w:r w:rsidR="00797EC9" w:rsidRPr="004A548E">
        <w:rPr>
          <w:color w:val="ED7D31" w:themeColor="accent2"/>
          <w:sz w:val="22"/>
          <w:szCs w:val="22"/>
        </w:rPr>
        <w:t>,</w:t>
      </w:r>
      <w:r w:rsidR="00293BC2" w:rsidRPr="004A548E">
        <w:rPr>
          <w:color w:val="ED7D31" w:themeColor="accent2"/>
          <w:sz w:val="22"/>
          <w:szCs w:val="22"/>
        </w:rPr>
        <w:t xml:space="preserve"> this doesn’t factor the size of senescent cells or the fact cells can be of different sizes.</w:t>
      </w:r>
    </w:p>
    <w:p w14:paraId="4764C555" w14:textId="77777777" w:rsidR="00377A6D" w:rsidRPr="004A548E" w:rsidRDefault="00377A6D" w:rsidP="00377A6D">
      <w:pPr>
        <w:ind w:left="720"/>
        <w:rPr>
          <w:color w:val="ED7D31" w:themeColor="accent2"/>
          <w:sz w:val="22"/>
          <w:szCs w:val="22"/>
        </w:rPr>
      </w:pPr>
      <w:r w:rsidRPr="004A548E">
        <w:rPr>
          <w:color w:val="ED7D31" w:themeColor="accent2"/>
          <w:sz w:val="22"/>
          <w:szCs w:val="22"/>
        </w:rPr>
        <w:t xml:space="preserve">There are several tests that could be used to measure the success of the project once everything’s completed. </w:t>
      </w:r>
    </w:p>
    <w:p w14:paraId="7FF31C53" w14:textId="2E7E929C" w:rsidR="00377A6D" w:rsidRPr="004A548E" w:rsidRDefault="00377A6D" w:rsidP="00377A6D">
      <w:pPr>
        <w:ind w:left="720"/>
        <w:rPr>
          <w:color w:val="ED7D31" w:themeColor="accent2"/>
          <w:sz w:val="22"/>
          <w:szCs w:val="22"/>
        </w:rPr>
      </w:pPr>
      <w:r w:rsidRPr="004A548E">
        <w:rPr>
          <w:color w:val="ED7D31" w:themeColor="accent2"/>
          <w:sz w:val="22"/>
          <w:szCs w:val="22"/>
        </w:rPr>
        <w:t xml:space="preserve">Test 1 would involve the variation of age and the subsequent measurement of change in time for the wound to heal. </w:t>
      </w:r>
      <w:r w:rsidR="008B16CB" w:rsidRPr="004A548E">
        <w:rPr>
          <w:color w:val="ED7D31" w:themeColor="accent2"/>
          <w:sz w:val="22"/>
          <w:szCs w:val="22"/>
        </w:rPr>
        <w:t>To</w:t>
      </w:r>
      <w:r w:rsidRPr="004A548E">
        <w:rPr>
          <w:color w:val="ED7D31" w:themeColor="accent2"/>
          <w:sz w:val="22"/>
          <w:szCs w:val="22"/>
        </w:rPr>
        <w:t xml:space="preserve"> vary age, as shown in the literature review, the number of starting senescent cells within the model will change, with younger patients having fewer senescent cells and elderly patients more. This test is paramount as it will be the main evidence used to answer the main aim.</w:t>
      </w:r>
    </w:p>
    <w:p w14:paraId="7C4BFB55" w14:textId="108AB51D" w:rsidR="0042658C" w:rsidRPr="004A548E" w:rsidRDefault="00377A6D" w:rsidP="00377A6D">
      <w:pPr>
        <w:ind w:left="720"/>
        <w:rPr>
          <w:color w:val="ED7D31" w:themeColor="accent2"/>
          <w:sz w:val="22"/>
          <w:szCs w:val="22"/>
        </w:rPr>
      </w:pPr>
      <w:r w:rsidRPr="004A548E">
        <w:rPr>
          <w:color w:val="ED7D31" w:themeColor="accent2"/>
          <w:sz w:val="22"/>
          <w:szCs w:val="22"/>
        </w:rPr>
        <w:t>Test 2 involves varying the wound size and observing the time taken for the wound to heal for each age group.</w:t>
      </w:r>
    </w:p>
    <w:p w14:paraId="0AF493E7" w14:textId="765F0079" w:rsidR="00B13544" w:rsidRPr="004A548E" w:rsidRDefault="00377A6D" w:rsidP="000635E8">
      <w:pPr>
        <w:ind w:left="720"/>
        <w:rPr>
          <w:color w:val="ED7D31" w:themeColor="accent2"/>
          <w:sz w:val="22"/>
          <w:szCs w:val="22"/>
        </w:rPr>
      </w:pPr>
      <w:r w:rsidRPr="004A548E">
        <w:rPr>
          <w:color w:val="ED7D31" w:themeColor="accent2"/>
          <w:sz w:val="22"/>
          <w:szCs w:val="22"/>
        </w:rPr>
        <w:t>Test 3 involves producing</w:t>
      </w:r>
      <w:r w:rsidR="00B13544" w:rsidRPr="004A548E">
        <w:rPr>
          <w:color w:val="ED7D31" w:themeColor="accent2"/>
          <w:sz w:val="22"/>
          <w:szCs w:val="22"/>
        </w:rPr>
        <w:t xml:space="preserve"> simple test cases on the simulation to show the rule behaviours in a controlled environment where no other rules are acting on the cell. This will show that each rule works on the micro scale and therefore will work when scaled up to macro size.</w:t>
      </w:r>
    </w:p>
    <w:p w14:paraId="7CA418C7" w14:textId="4085A4D4" w:rsidR="00377A6D" w:rsidRPr="004A548E" w:rsidRDefault="00377A6D" w:rsidP="00377A6D">
      <w:pPr>
        <w:ind w:left="720"/>
        <w:rPr>
          <w:color w:val="ED7D31" w:themeColor="accent2"/>
          <w:sz w:val="22"/>
          <w:szCs w:val="22"/>
        </w:rPr>
      </w:pPr>
      <w:r w:rsidRPr="004A548E">
        <w:rPr>
          <w:color w:val="ED7D31" w:themeColor="accent2"/>
          <w:sz w:val="22"/>
          <w:szCs w:val="22"/>
        </w:rPr>
        <w:t xml:space="preserve">Test 4 involves qualitative validation of whether the emergent behaviour looks like the predicted behaviour. </w:t>
      </w:r>
    </w:p>
    <w:p w14:paraId="1F3ADC0E" w14:textId="0D5B2413" w:rsidR="00377A6D" w:rsidRPr="004A548E" w:rsidRDefault="00377A6D" w:rsidP="00377A6D">
      <w:pPr>
        <w:pStyle w:val="Heading1"/>
        <w:shd w:val="clear" w:color="auto" w:fill="FFFFFF"/>
        <w:spacing w:before="0" w:beforeAutospacing="0" w:after="0" w:afterAutospacing="0"/>
        <w:ind w:left="720"/>
        <w:rPr>
          <w:rFonts w:eastAsia="Times New Roman"/>
          <w:b w:val="0"/>
          <w:color w:val="ED7D31" w:themeColor="accent2"/>
          <w:sz w:val="22"/>
          <w:szCs w:val="22"/>
        </w:rPr>
      </w:pPr>
      <w:r w:rsidRPr="004A548E">
        <w:rPr>
          <w:b w:val="0"/>
          <w:color w:val="ED7D31" w:themeColor="accent2"/>
          <w:sz w:val="22"/>
          <w:szCs w:val="22"/>
        </w:rPr>
        <w:t>Test 5 involves</w:t>
      </w:r>
      <w:r w:rsidRPr="004A548E">
        <w:rPr>
          <w:color w:val="ED7D31" w:themeColor="accent2"/>
          <w:sz w:val="22"/>
          <w:szCs w:val="22"/>
        </w:rPr>
        <w:t xml:space="preserve"> </w:t>
      </w:r>
      <w:r w:rsidRPr="004A548E">
        <w:rPr>
          <w:b w:val="0"/>
          <w:color w:val="ED7D31" w:themeColor="accent2"/>
          <w:sz w:val="22"/>
          <w:szCs w:val="22"/>
        </w:rPr>
        <w:t>local sensitivity testi</w:t>
      </w:r>
      <w:r w:rsidR="00E26B49" w:rsidRPr="004A548E">
        <w:rPr>
          <w:b w:val="0"/>
          <w:color w:val="ED7D31" w:themeColor="accent2"/>
          <w:sz w:val="22"/>
          <w:szCs w:val="22"/>
        </w:rPr>
        <w:t>ng: if a parameter is varied by a small amount,</w:t>
      </w:r>
      <w:r w:rsidRPr="004A548E">
        <w:rPr>
          <w:b w:val="0"/>
          <w:color w:val="ED7D31" w:themeColor="accent2"/>
          <w:sz w:val="22"/>
          <w:szCs w:val="22"/>
        </w:rPr>
        <w:t xml:space="preserve"> what is the change in the model? This result can then be used as further calibration of the model parameters as feedback [</w:t>
      </w:r>
      <w:r w:rsidRPr="004A548E">
        <w:rPr>
          <w:rFonts w:eastAsia="Times New Roman"/>
          <w:b w:val="0"/>
          <w:color w:val="ED7D31" w:themeColor="accent2"/>
          <w:sz w:val="22"/>
          <w:szCs w:val="22"/>
        </w:rPr>
        <w:t xml:space="preserve">A validation methodology for agent-based simulations]. However, </w:t>
      </w:r>
      <w:r w:rsidRPr="004A548E">
        <w:rPr>
          <w:rFonts w:eastAsia="Times New Roman"/>
          <w:b w:val="0"/>
          <w:color w:val="ED7D31" w:themeColor="accent2"/>
          <w:sz w:val="22"/>
          <w:szCs w:val="22"/>
        </w:rPr>
        <w:lastRenderedPageBreak/>
        <w:t xml:space="preserve">this type of testing has its limitations as it only varies one parameter at a time, whereas the interaction between parameters could be more important. </w:t>
      </w:r>
    </w:p>
    <w:p w14:paraId="62113088" w14:textId="1B21CA12" w:rsidR="00377A6D" w:rsidRPr="004A548E" w:rsidRDefault="00C020DD" w:rsidP="00377A6D">
      <w:pPr>
        <w:ind w:left="720"/>
        <w:rPr>
          <w:color w:val="ED7D31" w:themeColor="accent2"/>
          <w:sz w:val="22"/>
          <w:szCs w:val="22"/>
        </w:rPr>
      </w:pPr>
      <w:r w:rsidRPr="004A548E">
        <w:rPr>
          <w:color w:val="ED7D31" w:themeColor="accent2"/>
          <w:sz w:val="22"/>
          <w:szCs w:val="22"/>
        </w:rPr>
        <w:t xml:space="preserve">Test 6 would involve performing a statistical test on the time taken for the wound to close whilst varying the percentage of Senescent cells in the model. If the simulation is run enough times, Student’s T test can be used to determine whether the increase in Senescent Cells is significant enough to change the </w:t>
      </w:r>
      <w:r w:rsidR="008B16CB" w:rsidRPr="004A548E">
        <w:rPr>
          <w:color w:val="ED7D31" w:themeColor="accent2"/>
          <w:sz w:val="22"/>
          <w:szCs w:val="22"/>
        </w:rPr>
        <w:t>model’s</w:t>
      </w:r>
      <w:r w:rsidRPr="004A548E">
        <w:rPr>
          <w:color w:val="ED7D31" w:themeColor="accent2"/>
          <w:sz w:val="22"/>
          <w:szCs w:val="22"/>
        </w:rPr>
        <w:t xml:space="preserve"> behaviour. However, this test is very </w:t>
      </w:r>
      <w:r w:rsidR="008B16CB" w:rsidRPr="004A548E">
        <w:rPr>
          <w:color w:val="ED7D31" w:themeColor="accent2"/>
          <w:sz w:val="22"/>
          <w:szCs w:val="22"/>
        </w:rPr>
        <w:t>rigorous</w:t>
      </w:r>
      <w:r w:rsidRPr="004A548E">
        <w:rPr>
          <w:color w:val="ED7D31" w:themeColor="accent2"/>
          <w:sz w:val="22"/>
          <w:szCs w:val="22"/>
        </w:rPr>
        <w:t xml:space="preserve"> and requires a lot of simulated data and real world </w:t>
      </w:r>
      <w:r w:rsidR="008B16CB" w:rsidRPr="004A548E">
        <w:rPr>
          <w:color w:val="ED7D31" w:themeColor="accent2"/>
          <w:sz w:val="22"/>
          <w:szCs w:val="22"/>
        </w:rPr>
        <w:t>experiments</w:t>
      </w:r>
      <w:r w:rsidRPr="004A548E">
        <w:rPr>
          <w:color w:val="ED7D31" w:themeColor="accent2"/>
          <w:sz w:val="22"/>
          <w:szCs w:val="22"/>
        </w:rPr>
        <w:t xml:space="preserve"> to </w:t>
      </w:r>
      <w:r w:rsidR="008B16CB" w:rsidRPr="004A548E">
        <w:rPr>
          <w:color w:val="ED7D31" w:themeColor="accent2"/>
          <w:sz w:val="22"/>
          <w:szCs w:val="22"/>
        </w:rPr>
        <w:t>analyse</w:t>
      </w:r>
      <w:r w:rsidRPr="004A548E">
        <w:rPr>
          <w:color w:val="ED7D31" w:themeColor="accent2"/>
          <w:sz w:val="22"/>
          <w:szCs w:val="22"/>
        </w:rPr>
        <w:t xml:space="preserve"> the model and so may not be feasible. </w:t>
      </w:r>
    </w:p>
    <w:p w14:paraId="4C480A41" w14:textId="77777777" w:rsidR="00C020DD" w:rsidRPr="004A548E" w:rsidRDefault="00C020DD" w:rsidP="00C020DD">
      <w:pPr>
        <w:ind w:left="720"/>
        <w:rPr>
          <w:color w:val="ED7D31" w:themeColor="accent2"/>
          <w:sz w:val="22"/>
          <w:szCs w:val="22"/>
        </w:rPr>
      </w:pPr>
      <w:r w:rsidRPr="004A548E">
        <w:rPr>
          <w:color w:val="ED7D31" w:themeColor="accent2"/>
          <w:sz w:val="22"/>
          <w:szCs w:val="22"/>
        </w:rPr>
        <w:t>The evaluation of my work will include the results I gather from the tests above and comparing them against current literature showing blood vessel wound healing in vitro.</w:t>
      </w:r>
    </w:p>
    <w:p w14:paraId="6094C7D5" w14:textId="77777777" w:rsidR="00C020DD" w:rsidRDefault="00C020DD" w:rsidP="00C020DD">
      <w:pPr>
        <w:ind w:left="720"/>
        <w:rPr>
          <w:sz w:val="22"/>
          <w:szCs w:val="22"/>
        </w:rPr>
      </w:pPr>
    </w:p>
    <w:p w14:paraId="3BE2BD12" w14:textId="1E3EC8E4"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w:t>
      </w:r>
      <w:r w:rsidR="00906A1D">
        <w:rPr>
          <w:rFonts w:ascii="Times New Roman" w:eastAsia="Times New Roman" w:hAnsi="Times New Roman" w:cs="Times New Roman"/>
          <w:sz w:val="22"/>
          <w:szCs w:val="22"/>
        </w:rPr>
        <w:t xml:space="preserve"> and it has been decided to continue work on CellABM, a PhD project by Marzieh Tehrani</w:t>
      </w:r>
      <w:r w:rsidR="00A46881" w:rsidRPr="003401CB">
        <w:rPr>
          <w:rFonts w:ascii="Times New Roman" w:eastAsia="Times New Roman" w:hAnsi="Times New Roman" w:cs="Times New Roman"/>
          <w:sz w:val="22"/>
          <w:szCs w:val="22"/>
        </w:rPr>
        <w:t>. In this</w:t>
      </w:r>
      <w:r w:rsidR="00C57FCD" w:rsidRPr="003401CB">
        <w:rPr>
          <w:rFonts w:ascii="Times New Roman" w:eastAsia="Times New Roman" w:hAnsi="Times New Roman" w:cs="Times New Roman"/>
          <w:sz w:val="22"/>
          <w:szCs w:val="22"/>
        </w:rPr>
        <w:t xml:space="preserve"> 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5EA71148" w14:textId="242D5283" w:rsidR="007E50A2" w:rsidRPr="003401CB" w:rsidRDefault="00EF7456"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00335DB7"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sz w:val="22"/>
          <w:szCs w:val="22"/>
        </w:rPr>
        <w:t>Since the implement</w:t>
      </w:r>
      <w:r w:rsidR="000243F2" w:rsidRPr="003401CB">
        <w:rPr>
          <w:rFonts w:ascii="Times New Roman" w:eastAsia="Times New Roman" w:hAnsi="Times New Roman" w:cs="Times New Roman"/>
          <w:sz w:val="22"/>
          <w:szCs w:val="22"/>
        </w:rPr>
        <w:t>ation will be driven using Cell</w:t>
      </w:r>
      <w:r w:rsidR="00B06489" w:rsidRPr="003401CB">
        <w:rPr>
          <w:rFonts w:ascii="Times New Roman" w:eastAsia="Times New Roman" w:hAnsi="Times New Roman" w:cs="Times New Roman"/>
          <w:sz w:val="22"/>
          <w:szCs w:val="22"/>
        </w:rPr>
        <w:t xml:space="preserve">ABM, Python is the language of choice for this project. Python is </w:t>
      </w:r>
      <w:proofErr w:type="gramStart"/>
      <w:r w:rsidR="00B06489" w:rsidRPr="003401CB">
        <w:rPr>
          <w:rFonts w:ascii="Times New Roman" w:eastAsia="Times New Roman" w:hAnsi="Times New Roman" w:cs="Times New Roman"/>
          <w:sz w:val="22"/>
          <w:szCs w:val="22"/>
        </w:rPr>
        <w:t>similar to</w:t>
      </w:r>
      <w:proofErr w:type="gramEnd"/>
      <w:r w:rsidR="00B06489" w:rsidRPr="003401CB">
        <w:rPr>
          <w:rFonts w:ascii="Times New Roman" w:eastAsia="Times New Roman" w:hAnsi="Times New Roman" w:cs="Times New Roman"/>
          <w:sz w:val="22"/>
          <w:szCs w:val="22"/>
        </w:rPr>
        <w:t xml:space="preserve"> other widely used languages such as Java and </w:t>
      </w:r>
      <w:r w:rsidR="009C05E8" w:rsidRPr="003401CB">
        <w:rPr>
          <w:rFonts w:ascii="Times New Roman" w:eastAsia="Times New Roman" w:hAnsi="Times New Roman" w:cs="Times New Roman"/>
          <w:sz w:val="22"/>
          <w:szCs w:val="22"/>
        </w:rPr>
        <w:t>JavaScript</w:t>
      </w:r>
      <w:r w:rsidR="00462A95" w:rsidRPr="003401CB">
        <w:rPr>
          <w:rFonts w:ascii="Times New Roman" w:eastAsia="Times New Roman" w:hAnsi="Times New Roman" w:cs="Times New Roman"/>
          <w:sz w:val="22"/>
          <w:szCs w:val="22"/>
        </w:rPr>
        <w:t xml:space="preserve"> </w:t>
      </w:r>
      <w:r w:rsidR="00462A95" w:rsidRPr="00684E98">
        <w:rPr>
          <w:rFonts w:ascii="Times New Roman" w:eastAsia="Times New Roman" w:hAnsi="Times New Roman" w:cs="Times New Roman"/>
          <w:color w:val="FF0000"/>
          <w:sz w:val="22"/>
          <w:szCs w:val="22"/>
        </w:rPr>
        <w:t>[https://www.python.org/doc/essays/comparisons/]</w:t>
      </w:r>
      <w:r w:rsidR="00954ACE" w:rsidRPr="00684E98">
        <w:rPr>
          <w:rFonts w:ascii="Times New Roman" w:eastAsia="Times New Roman" w:hAnsi="Times New Roman" w:cs="Times New Roman"/>
          <w:color w:val="FF0000"/>
          <w:sz w:val="22"/>
          <w:szCs w:val="22"/>
        </w:rPr>
        <w:t xml:space="preserve"> </w:t>
      </w:r>
      <w:r w:rsidR="00954ACE" w:rsidRPr="003401CB">
        <w:rPr>
          <w:rFonts w:ascii="Times New Roman" w:eastAsia="Times New Roman" w:hAnsi="Times New Roman" w:cs="Times New Roman"/>
          <w:sz w:val="22"/>
          <w:szCs w:val="22"/>
        </w:rPr>
        <w:t xml:space="preserve">in that it is an </w:t>
      </w:r>
      <w:r w:rsidR="008A3B67" w:rsidRPr="003401CB">
        <w:rPr>
          <w:rFonts w:ascii="Times New Roman" w:eastAsia="Times New Roman" w:hAnsi="Times New Roman" w:cs="Times New Roman"/>
          <w:sz w:val="22"/>
          <w:szCs w:val="22"/>
        </w:rPr>
        <w:t xml:space="preserve">interpreted and </w:t>
      </w:r>
      <w:r w:rsidR="002A4631" w:rsidRPr="003401CB">
        <w:rPr>
          <w:rFonts w:ascii="Times New Roman" w:eastAsia="Times New Roman" w:hAnsi="Times New Roman" w:cs="Times New Roman"/>
          <w:sz w:val="22"/>
          <w:szCs w:val="22"/>
        </w:rPr>
        <w:t xml:space="preserve">an </w:t>
      </w:r>
      <w:r w:rsidR="00954ACE" w:rsidRPr="003401CB">
        <w:rPr>
          <w:rFonts w:ascii="Times New Roman" w:eastAsia="Times New Roman" w:hAnsi="Times New Roman" w:cs="Times New Roman"/>
          <w:sz w:val="22"/>
          <w:szCs w:val="22"/>
        </w:rPr>
        <w:t>Object Orienta</w:t>
      </w:r>
      <w:r w:rsidR="002A4631" w:rsidRPr="003401CB">
        <w:rPr>
          <w:rFonts w:ascii="Times New Roman" w:eastAsia="Times New Roman" w:hAnsi="Times New Roman" w:cs="Times New Roman"/>
          <w:sz w:val="22"/>
          <w:szCs w:val="22"/>
        </w:rPr>
        <w:t xml:space="preserve">ted Programming </w:t>
      </w:r>
      <w:r w:rsidR="00462A95" w:rsidRPr="003401CB">
        <w:rPr>
          <w:rFonts w:ascii="Times New Roman" w:eastAsia="Times New Roman" w:hAnsi="Times New Roman" w:cs="Times New Roman"/>
          <w:sz w:val="22"/>
          <w:szCs w:val="22"/>
        </w:rPr>
        <w:t xml:space="preserve">(OOP) </w:t>
      </w:r>
      <w:r w:rsidR="002A4631" w:rsidRPr="003401CB">
        <w:rPr>
          <w:rFonts w:ascii="Times New Roman" w:eastAsia="Times New Roman" w:hAnsi="Times New Roman" w:cs="Times New Roman"/>
          <w:sz w:val="22"/>
          <w:szCs w:val="22"/>
        </w:rPr>
        <w:t>l</w:t>
      </w:r>
      <w:r w:rsidR="00954ACE" w:rsidRPr="003401CB">
        <w:rPr>
          <w:rFonts w:ascii="Times New Roman" w:eastAsia="Times New Roman" w:hAnsi="Times New Roman" w:cs="Times New Roman"/>
          <w:sz w:val="22"/>
          <w:szCs w:val="22"/>
        </w:rPr>
        <w:t xml:space="preserve">anguage. </w:t>
      </w:r>
      <w:r w:rsidR="002A4631" w:rsidRPr="003401CB">
        <w:rPr>
          <w:rFonts w:ascii="Times New Roman" w:eastAsia="Times New Roman" w:hAnsi="Times New Roman" w:cs="Times New Roman"/>
          <w:sz w:val="22"/>
          <w:szCs w:val="22"/>
        </w:rPr>
        <w:t>However, Python</w:t>
      </w:r>
      <w:r w:rsidR="00F3779C" w:rsidRPr="003401CB">
        <w:rPr>
          <w:rFonts w:ascii="Times New Roman" w:eastAsia="Times New Roman" w:hAnsi="Times New Roman" w:cs="Times New Roman"/>
          <w:sz w:val="22"/>
          <w:szCs w:val="22"/>
        </w:rPr>
        <w:t xml:space="preserve"> has some significant differences that lead it to be </w:t>
      </w:r>
      <w:r w:rsidR="008A3B67" w:rsidRPr="003401CB">
        <w:rPr>
          <w:rFonts w:ascii="Times New Roman" w:eastAsia="Times New Roman" w:hAnsi="Times New Roman" w:cs="Times New Roman"/>
          <w:sz w:val="22"/>
          <w:szCs w:val="22"/>
        </w:rPr>
        <w:t>syntactically easier to read than Java and</w:t>
      </w:r>
      <w:r w:rsidR="002A4631" w:rsidRPr="003401CB">
        <w:rPr>
          <w:rFonts w:ascii="Times New Roman" w:eastAsia="Times New Roman" w:hAnsi="Times New Roman" w:cs="Times New Roman"/>
          <w:sz w:val="22"/>
          <w:szCs w:val="22"/>
        </w:rPr>
        <w:t xml:space="preserve"> it</w:t>
      </w:r>
      <w:r w:rsidR="008A3B67" w:rsidRPr="003401CB">
        <w:rPr>
          <w:rFonts w:ascii="Times New Roman" w:eastAsia="Times New Roman" w:hAnsi="Times New Roman" w:cs="Times New Roman"/>
          <w:sz w:val="22"/>
          <w:szCs w:val="22"/>
        </w:rPr>
        <w:t xml:space="preserve"> </w:t>
      </w:r>
      <w:r w:rsidR="002A4631" w:rsidRPr="003401CB">
        <w:rPr>
          <w:rFonts w:ascii="Times New Roman" w:eastAsia="Times New Roman" w:hAnsi="Times New Roman" w:cs="Times New Roman"/>
          <w:sz w:val="22"/>
          <w:szCs w:val="22"/>
        </w:rPr>
        <w:t xml:space="preserve">has </w:t>
      </w:r>
      <w:r w:rsidR="00D565DC" w:rsidRPr="003401CB">
        <w:rPr>
          <w:rFonts w:ascii="Times New Roman" w:eastAsia="Times New Roman" w:hAnsi="Times New Roman" w:cs="Times New Roman"/>
          <w:sz w:val="22"/>
          <w:szCs w:val="22"/>
        </w:rPr>
        <w:t xml:space="preserve">better code reuse than JavaScript. A Python program is generally 3-5 times smaller than the same program written in Java, </w:t>
      </w:r>
      <w:r w:rsidR="002A4631" w:rsidRPr="003401CB">
        <w:rPr>
          <w:rFonts w:ascii="Times New Roman" w:eastAsia="Times New Roman" w:hAnsi="Times New Roman" w:cs="Times New Roman"/>
          <w:sz w:val="22"/>
          <w:szCs w:val="22"/>
        </w:rPr>
        <w:t xml:space="preserve">thus </w:t>
      </w:r>
      <w:r w:rsidR="00D565DC" w:rsidRPr="003401CB">
        <w:rPr>
          <w:rFonts w:ascii="Times New Roman" w:eastAsia="Times New Roman" w:hAnsi="Times New Roman" w:cs="Times New Roman"/>
          <w:sz w:val="22"/>
          <w:szCs w:val="22"/>
        </w:rPr>
        <w:t xml:space="preserve">decreasing development time and reducing the chance of bugs. </w:t>
      </w:r>
      <w:r w:rsidR="007E50A2" w:rsidRPr="003401CB">
        <w:rPr>
          <w:rFonts w:ascii="Times New Roman" w:eastAsia="Times New Roman" w:hAnsi="Times New Roman" w:cs="Times New Roman"/>
          <w:sz w:val="22"/>
          <w:szCs w:val="22"/>
        </w:rPr>
        <w:br/>
        <w:t xml:space="preserve">In Python, data is encapsulated inside objects. These objects can change their own data or </w:t>
      </w:r>
      <w:r w:rsidR="002A4631" w:rsidRPr="003401CB">
        <w:rPr>
          <w:rFonts w:ascii="Times New Roman" w:eastAsia="Times New Roman" w:hAnsi="Times New Roman" w:cs="Times New Roman"/>
          <w:sz w:val="22"/>
          <w:szCs w:val="22"/>
        </w:rPr>
        <w:t>interact</w:t>
      </w:r>
      <w:r w:rsidR="007E50A2" w:rsidRPr="003401CB">
        <w:rPr>
          <w:rFonts w:ascii="Times New Roman" w:eastAsia="Times New Roman" w:hAnsi="Times New Roman" w:cs="Times New Roman"/>
          <w:sz w:val="22"/>
          <w:szCs w:val="22"/>
        </w:rPr>
        <w:t xml:space="preserve"> with </w:t>
      </w:r>
      <w:r w:rsidR="002A4631" w:rsidRPr="003401CB">
        <w:rPr>
          <w:rFonts w:ascii="Times New Roman" w:eastAsia="Times New Roman" w:hAnsi="Times New Roman" w:cs="Times New Roman"/>
          <w:sz w:val="22"/>
          <w:szCs w:val="22"/>
        </w:rPr>
        <w:t>other</w:t>
      </w:r>
      <w:r w:rsidR="007E50A2" w:rsidRPr="003401CB">
        <w:rPr>
          <w:rFonts w:ascii="Times New Roman" w:eastAsia="Times New Roman" w:hAnsi="Times New Roman" w:cs="Times New Roman"/>
          <w:sz w:val="22"/>
          <w:szCs w:val="22"/>
        </w:rPr>
        <w:t xml:space="preserve"> object</w:t>
      </w:r>
      <w:r w:rsidR="002A4631" w:rsidRPr="003401CB">
        <w:rPr>
          <w:rFonts w:ascii="Times New Roman" w:eastAsia="Times New Roman" w:hAnsi="Times New Roman" w:cs="Times New Roman"/>
          <w:sz w:val="22"/>
          <w:szCs w:val="22"/>
        </w:rPr>
        <w:t>s</w:t>
      </w:r>
      <w:r w:rsidR="007E50A2" w:rsidRPr="003401CB">
        <w:rPr>
          <w:rFonts w:ascii="Times New Roman" w:eastAsia="Times New Roman" w:hAnsi="Times New Roman" w:cs="Times New Roman"/>
          <w:sz w:val="22"/>
          <w:szCs w:val="22"/>
        </w:rPr>
        <w:t>. This method of object</w:t>
      </w:r>
      <w:r w:rsidR="002A4631" w:rsidRPr="003401CB">
        <w:rPr>
          <w:rFonts w:ascii="Times New Roman" w:eastAsia="Times New Roman" w:hAnsi="Times New Roman" w:cs="Times New Roman"/>
          <w:sz w:val="22"/>
          <w:szCs w:val="22"/>
        </w:rPr>
        <w:t xml:space="preserve"> orientation</w:t>
      </w:r>
      <w:r w:rsidR="007E50A2" w:rsidRPr="003401CB">
        <w:rPr>
          <w:rFonts w:ascii="Times New Roman" w:eastAsia="Times New Roman" w:hAnsi="Times New Roman" w:cs="Times New Roman"/>
          <w:sz w:val="22"/>
          <w:szCs w:val="22"/>
        </w:rPr>
        <w:t xml:space="preserve"> can be used to represent the different types of cells required in the program.</w:t>
      </w:r>
    </w:p>
    <w:p w14:paraId="1992B647" w14:textId="292E08D2" w:rsidR="00EF7456" w:rsidRPr="003401CB" w:rsidRDefault="007E50A2" w:rsidP="00462A95">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w:t>
      </w:r>
      <w:r w:rsidR="00462A95" w:rsidRPr="003401CB">
        <w:rPr>
          <w:rFonts w:eastAsia="Times New Roman"/>
          <w:sz w:val="22"/>
          <w:szCs w:val="22"/>
        </w:rPr>
        <w:t xml:space="preserve"> that</w:t>
      </w:r>
      <w:r w:rsidRPr="003401CB">
        <w:rPr>
          <w:rFonts w:eastAsia="Times New Roman"/>
          <w:sz w:val="22"/>
          <w:szCs w:val="22"/>
        </w:rPr>
        <w:t xml:space="preserve"> function from them, reducing repeated code. </w:t>
      </w:r>
      <w:r w:rsidR="0080539D" w:rsidRPr="003401CB">
        <w:rPr>
          <w:rFonts w:eastAsia="Times New Roman"/>
          <w:sz w:val="22"/>
          <w:szCs w:val="22"/>
        </w:rPr>
        <w:t xml:space="preserve">In the case of CellABM, this means </w:t>
      </w:r>
      <w:r w:rsidR="00843A96" w:rsidRPr="003401CB">
        <w:rPr>
          <w:rFonts w:eastAsia="Times New Roman"/>
          <w:sz w:val="22"/>
          <w:szCs w:val="22"/>
        </w:rPr>
        <w:t>each</w:t>
      </w:r>
      <w:r w:rsidR="0080539D" w:rsidRPr="003401CB">
        <w:rPr>
          <w:rFonts w:eastAsia="Times New Roman"/>
          <w:sz w:val="22"/>
          <w:szCs w:val="22"/>
        </w:rPr>
        <w:t xml:space="preserve"> cell type: Proliferative, Senescent, and Quiescent can all inherit the same apoptosis (cell death) function from a</w:t>
      </w:r>
      <w:r w:rsidR="000A22B1">
        <w:rPr>
          <w:rFonts w:eastAsia="Times New Roman"/>
          <w:sz w:val="22"/>
          <w:szCs w:val="22"/>
        </w:rPr>
        <w:t>n overall general_cell class.</w:t>
      </w:r>
      <w:r w:rsidRPr="003401CB">
        <w:rPr>
          <w:rFonts w:eastAsia="Times New Roman"/>
          <w:color w:val="ED7D31" w:themeColor="accent2"/>
          <w:sz w:val="22"/>
          <w:szCs w:val="22"/>
        </w:rPr>
        <w:br/>
      </w:r>
    </w:p>
    <w:p w14:paraId="0391706E" w14:textId="77777777" w:rsidR="006D67E8" w:rsidRPr="003401CB" w:rsidRDefault="00335DB7"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sz w:val="22"/>
          <w:szCs w:val="22"/>
        </w:rPr>
        <w:t xml:space="preserve">This class diagram is intended to show the information flow throughout the program and how </w:t>
      </w:r>
      <w:r w:rsidR="00644A13" w:rsidRPr="003401CB">
        <w:rPr>
          <w:rFonts w:ascii="Times New Roman" w:eastAsia="Times New Roman" w:hAnsi="Times New Roman" w:cs="Times New Roman"/>
          <w:sz w:val="22"/>
          <w:szCs w:val="22"/>
        </w:rPr>
        <w:t>the</w:t>
      </w:r>
      <w:r w:rsidR="00221360" w:rsidRPr="003401CB">
        <w:rPr>
          <w:rFonts w:ascii="Times New Roman" w:eastAsia="Times New Roman" w:hAnsi="Times New Roman" w:cs="Times New Roman"/>
          <w:sz w:val="22"/>
          <w:szCs w:val="22"/>
        </w:rPr>
        <w:t xml:space="preserve"> class</w:t>
      </w:r>
      <w:r w:rsidR="00644A13" w:rsidRPr="003401CB">
        <w:rPr>
          <w:rFonts w:ascii="Times New Roman" w:eastAsia="Times New Roman" w:hAnsi="Times New Roman" w:cs="Times New Roman"/>
          <w:sz w:val="22"/>
          <w:szCs w:val="22"/>
        </w:rPr>
        <w:t>es</w:t>
      </w:r>
      <w:r w:rsidR="00221360" w:rsidRPr="003401CB">
        <w:rPr>
          <w:rFonts w:ascii="Times New Roman" w:eastAsia="Times New Roman" w:hAnsi="Times New Roman" w:cs="Times New Roman"/>
          <w:sz w:val="22"/>
          <w:szCs w:val="22"/>
        </w:rPr>
        <w:t xml:space="preserve"> </w:t>
      </w:r>
      <w:r w:rsidR="00644A13" w:rsidRPr="003401CB">
        <w:rPr>
          <w:rFonts w:ascii="Times New Roman" w:eastAsia="Times New Roman" w:hAnsi="Times New Roman" w:cs="Times New Roman"/>
          <w:sz w:val="22"/>
          <w:szCs w:val="22"/>
        </w:rPr>
        <w:t>communicate</w:t>
      </w:r>
      <w:r w:rsidR="00221360" w:rsidRPr="003401CB">
        <w:rPr>
          <w:rFonts w:ascii="Times New Roman" w:eastAsia="Times New Roman" w:hAnsi="Times New Roman" w:cs="Times New Roman"/>
          <w:sz w:val="22"/>
          <w:szCs w:val="22"/>
        </w:rPr>
        <w:t xml:space="preserve"> with each other.</w:t>
      </w:r>
      <w:r w:rsidR="001345CD" w:rsidRPr="003401CB">
        <w:rPr>
          <w:rFonts w:ascii="Times New Roman" w:eastAsia="Times New Roman" w:hAnsi="Times New Roman" w:cs="Times New Roman"/>
          <w:sz w:val="22"/>
          <w:szCs w:val="22"/>
        </w:rPr>
        <w:t xml:space="preserve"> An important feature to note is the general_cell class acting as a parent class for the three cell types. </w:t>
      </w:r>
    </w:p>
    <w:p w14:paraId="7D575685" w14:textId="77777777" w:rsidR="006D67E8" w:rsidRPr="003401CB" w:rsidRDefault="006D67E8" w:rsidP="006D67E8">
      <w:pPr>
        <w:rPr>
          <w:rFonts w:eastAsia="Times New Roman"/>
          <w:b/>
          <w:sz w:val="22"/>
          <w:szCs w:val="22"/>
        </w:rPr>
      </w:pPr>
    </w:p>
    <w:p w14:paraId="7F1C8E7D" w14:textId="7E304B5A" w:rsidR="00343D9B" w:rsidRPr="003401CB" w:rsidRDefault="00343D9B" w:rsidP="006D67E8">
      <w:pPr>
        <w:rPr>
          <w:rFonts w:eastAsia="Times New Roman"/>
          <w:b/>
          <w:sz w:val="22"/>
          <w:szCs w:val="22"/>
        </w:rPr>
      </w:pPr>
    </w:p>
    <w:p w14:paraId="06294E9A" w14:textId="5D8578C5" w:rsidR="00D427FC" w:rsidRPr="003401CB" w:rsidRDefault="00EF0EAA" w:rsidP="006C6B42">
      <w:pPr>
        <w:ind w:left="500"/>
        <w:jc w:val="center"/>
        <w:rPr>
          <w:rFonts w:eastAsia="Times New Roman"/>
          <w:b/>
          <w:sz w:val="22"/>
          <w:szCs w:val="22"/>
        </w:rPr>
      </w:pPr>
      <w:r w:rsidRPr="003401CB">
        <w:rPr>
          <w:rFonts w:eastAsia="Times New Roman"/>
          <w:noProof/>
          <w:sz w:val="22"/>
          <w:szCs w:val="22"/>
        </w:rPr>
        <w:lastRenderedPageBreak/>
        <w:drawing>
          <wp:inline distT="0" distB="0" distL="0" distR="0" wp14:anchorId="76C58DB0" wp14:editId="7392B439">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005961A8" w:rsidRPr="003401CB">
        <w:rPr>
          <w:rFonts w:eastAsia="Times New Roman"/>
          <w:sz w:val="22"/>
          <w:szCs w:val="22"/>
        </w:rPr>
        <w:t>Figure 4.1</w:t>
      </w:r>
      <w:r w:rsidR="00343D9B" w:rsidRPr="003401CB">
        <w:rPr>
          <w:rFonts w:eastAsia="Times New Roman"/>
          <w:sz w:val="22"/>
          <w:szCs w:val="22"/>
        </w:rPr>
        <w:t>: Class diagram of CellABM</w:t>
      </w:r>
      <w:r w:rsidR="00D427FC" w:rsidRPr="003401CB">
        <w:rPr>
          <w:rFonts w:eastAsia="Times New Roman"/>
          <w:b/>
          <w:sz w:val="22"/>
          <w:szCs w:val="22"/>
        </w:rPr>
        <w:br/>
      </w:r>
    </w:p>
    <w:p w14:paraId="3E06C8A0" w14:textId="77777777" w:rsidR="00282490" w:rsidRPr="003401CB" w:rsidRDefault="00D427FC"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w:t>
      </w:r>
      <w:r w:rsidR="00601544" w:rsidRPr="003401CB">
        <w:rPr>
          <w:rFonts w:ascii="Times New Roman" w:eastAsia="Times New Roman" w:hAnsi="Times New Roman" w:cs="Times New Roman"/>
          <w:sz w:val="22"/>
          <w:szCs w:val="22"/>
        </w:rPr>
        <w:t>micrometres</w:t>
      </w:r>
      <w:r w:rsidRPr="003401CB">
        <w:rPr>
          <w:rFonts w:ascii="Times New Roman" w:eastAsia="Times New Roman" w:hAnsi="Times New Roman" w:cs="Times New Roman"/>
          <w:sz w:val="22"/>
          <w:szCs w:val="22"/>
        </w:rPr>
        <w:t xml:space="preserve">), the number of starting </w:t>
      </w:r>
      <w:r w:rsidR="00282490" w:rsidRPr="003401CB">
        <w:rPr>
          <w:rFonts w:ascii="Times New Roman" w:eastAsia="Times New Roman" w:hAnsi="Times New Roman" w:cs="Times New Roman"/>
          <w:sz w:val="22"/>
          <w:szCs w:val="22"/>
        </w:rPr>
        <w:t>Proliferating Cells and the number of s</w:t>
      </w:r>
      <w:r w:rsidRPr="003401CB">
        <w:rPr>
          <w:rFonts w:ascii="Times New Roman" w:eastAsia="Times New Roman" w:hAnsi="Times New Roman" w:cs="Times New Roman"/>
          <w:sz w:val="22"/>
          <w:szCs w:val="22"/>
        </w:rPr>
        <w:t xml:space="preserve">tarting Senescent Cells. This allows the user to define cell ratios for differing patient ages in accordance with the </w:t>
      </w:r>
      <w:r w:rsidR="00282490" w:rsidRPr="003401CB">
        <w:rPr>
          <w:rFonts w:ascii="Times New Roman" w:eastAsia="Times New Roman" w:hAnsi="Times New Roman" w:cs="Times New Roman"/>
          <w:sz w:val="22"/>
          <w:szCs w:val="22"/>
        </w:rPr>
        <w:t>research question.</w:t>
      </w:r>
      <w:r w:rsidR="0038721F" w:rsidRPr="003401CB">
        <w:rPr>
          <w:rFonts w:ascii="Times New Roman" w:eastAsia="Times New Roman" w:hAnsi="Times New Roman" w:cs="Times New Roman"/>
          <w:sz w:val="22"/>
          <w:szCs w:val="22"/>
        </w:rPr>
        <w:t xml:space="preserve"> </w:t>
      </w:r>
    </w:p>
    <w:p w14:paraId="078CA30E" w14:textId="36CA56C7" w:rsidR="0038721F" w:rsidRPr="003401CB" w:rsidRDefault="0038721F" w:rsidP="00282490">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The Environment class create</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 starting agents with a random set of parameters taken from a </w:t>
      </w:r>
      <w:r w:rsidR="00282490" w:rsidRPr="003401CB">
        <w:rPr>
          <w:rFonts w:ascii="Times New Roman" w:eastAsia="Times New Roman" w:hAnsi="Times New Roman" w:cs="Times New Roman"/>
          <w:sz w:val="22"/>
          <w:szCs w:val="22"/>
        </w:rPr>
        <w:t xml:space="preserve">distributed </w:t>
      </w:r>
      <w:r w:rsidRPr="003401CB">
        <w:rPr>
          <w:rFonts w:ascii="Times New Roman" w:eastAsia="Times New Roman" w:hAnsi="Times New Roman" w:cs="Times New Roman"/>
          <w:sz w:val="22"/>
          <w:szCs w:val="22"/>
        </w:rPr>
        <w:t>range given, and append</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them to a list of starting agents. </w:t>
      </w:r>
    </w:p>
    <w:p w14:paraId="79DE98F1" w14:textId="39BA5657" w:rsidR="00DE5FDA" w:rsidRPr="003401CB" w:rsidRDefault="00282490" w:rsidP="0038721F">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t>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w:t>
      </w:r>
      <w:r w:rsidR="00E85E74" w:rsidRPr="003401CB">
        <w:rPr>
          <w:rFonts w:ascii="Times New Roman" w:eastAsia="Times New Roman" w:hAnsi="Times New Roman" w:cs="Times New Roman"/>
          <w:sz w:val="22"/>
          <w:szCs w:val="22"/>
        </w:rPr>
        <w:t>x, y</w:t>
      </w:r>
      <w:r w:rsidRPr="003401CB">
        <w:rPr>
          <w:rFonts w:ascii="Times New Roman" w:eastAsia="Times New Roman" w:hAnsi="Times New Roman" w:cs="Times New Roman"/>
          <w:sz w:val="22"/>
          <w:szCs w:val="22"/>
        </w:rPr>
        <w:t xml:space="preserve">] coordinate. </w:t>
      </w:r>
      <w:r w:rsidR="0038721F" w:rsidRPr="003401CB">
        <w:rPr>
          <w:rFonts w:ascii="Times New Roman" w:eastAsia="Times New Roman" w:hAnsi="Times New Roman" w:cs="Times New Roman"/>
          <w:color w:val="FF0000"/>
          <w:sz w:val="22"/>
          <w:szCs w:val="22"/>
        </w:rPr>
        <w:t xml:space="preserve"> </w:t>
      </w:r>
    </w:p>
    <w:p w14:paraId="2F64524E" w14:textId="110868AF" w:rsidR="00D02BE8" w:rsidRPr="003401CB" w:rsidRDefault="00DE5FDA"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Although in </w:t>
      </w:r>
      <w:r w:rsidR="00E716A5" w:rsidRPr="003401CB">
        <w:rPr>
          <w:rFonts w:ascii="Times New Roman" w:eastAsia="Times New Roman" w:hAnsi="Times New Roman" w:cs="Times New Roman"/>
          <w:sz w:val="22"/>
          <w:szCs w:val="22"/>
        </w:rPr>
        <w:t>biology</w:t>
      </w:r>
      <w:r w:rsidRPr="003401CB">
        <w:rPr>
          <w:rFonts w:ascii="Times New Roman" w:eastAsia="Times New Roman" w:hAnsi="Times New Roman" w:cs="Times New Roman"/>
          <w:sz w:val="22"/>
          <w:szCs w:val="22"/>
        </w:rPr>
        <w:t xml:space="preserve"> endothelial cells live in a 3D space, they tend not to over-lap one another, thus creating a 2D plane. For this </w:t>
      </w:r>
      <w:r w:rsidR="00E85E74" w:rsidRPr="003401CB">
        <w:rPr>
          <w:rFonts w:ascii="Times New Roman" w:eastAsia="Times New Roman" w:hAnsi="Times New Roman" w:cs="Times New Roman"/>
          <w:sz w:val="22"/>
          <w:szCs w:val="22"/>
        </w:rPr>
        <w:t>reason,</w:t>
      </w:r>
      <w:r w:rsidRPr="003401CB">
        <w:rPr>
          <w:rFonts w:ascii="Times New Roman" w:eastAsia="Times New Roman" w:hAnsi="Times New Roman" w:cs="Times New Roman"/>
          <w:sz w:val="22"/>
          <w:szCs w:val="22"/>
        </w:rPr>
        <w:t xml:space="preserve"> it is believed that little information is lost by modelling in 2D.</w:t>
      </w:r>
      <w:r w:rsidR="00F73834" w:rsidRPr="003401CB">
        <w:rPr>
          <w:rFonts w:ascii="Times New Roman" w:eastAsia="Times New Roman" w:hAnsi="Times New Roman" w:cs="Times New Roman"/>
          <w:sz w:val="22"/>
          <w:szCs w:val="22"/>
        </w:rPr>
        <w:br/>
      </w:r>
    </w:p>
    <w:p w14:paraId="5BA3CAF7" w14:textId="5E121596"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014AB7">
        <w:rPr>
          <w:rFonts w:ascii="Times New Roman" w:eastAsia="Times New Roman" w:hAnsi="Times New Roman" w:cs="Times New Roman"/>
          <w:sz w:val="22"/>
          <w:szCs w:val="22"/>
        </w:rPr>
        <w:t>4.2</w:t>
      </w:r>
      <w:r w:rsidR="00403B5F" w:rsidRPr="003401CB">
        <w:rPr>
          <w:rFonts w:ascii="Times New Roman" w:eastAsia="Times New Roman" w:hAnsi="Times New Roman" w:cs="Times New Roman"/>
          <w:sz w:val="22"/>
          <w:szCs w:val="22"/>
        </w:rPr>
        <w:t xml:space="preserve">,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lastRenderedPageBreak/>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13765917"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ensuring they aren’t overlapping and then checking the number of quiescent cells in the environment. If the number of quiescent cells is larger than the threshold, the environment simulates the wound and the loop continues.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3A5AC87E"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When the number of quiescent cells passes the 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77777777" w:rsidR="005961A8" w:rsidRPr="003401CB" w:rsidRDefault="005961A8" w:rsidP="006C6B42">
      <w:pPr>
        <w:pStyle w:val="ListParagraph"/>
        <w:jc w:val="right"/>
        <w:rPr>
          <w:rFonts w:ascii="Times New Roman" w:eastAsia="Times New Roman" w:hAnsi="Times New Roman" w:cs="Times New Roman"/>
          <w:b/>
          <w:sz w:val="22"/>
          <w:szCs w:val="22"/>
        </w:rPr>
      </w:pPr>
      <w:r w:rsidRPr="003401CB">
        <w:rPr>
          <w:rFonts w:ascii="Times New Roman" w:hAnsi="Times New Roman" w:cs="Times New Roman"/>
          <w:noProof/>
          <w:lang w:eastAsia="en-GB"/>
        </w:rPr>
        <w:lastRenderedPageBreak/>
        <w:drawing>
          <wp:inline distT="0" distB="0" distL="0" distR="0" wp14:anchorId="28DCDF0F" wp14:editId="62D6F9D7">
            <wp:extent cx="3584575" cy="8575040"/>
            <wp:effectExtent l="0" t="0" r="0" b="10160"/>
            <wp:docPr id="12" name="Picture 12" descr="Cell_ABM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_ABM_Flow_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575" cy="8575040"/>
                    </a:xfrm>
                    <a:prstGeom prst="rect">
                      <a:avLst/>
                    </a:prstGeom>
                    <a:noFill/>
                    <a:ln>
                      <a:noFill/>
                    </a:ln>
                  </pic:spPr>
                </pic:pic>
              </a:graphicData>
            </a:graphic>
          </wp:inline>
        </w:drawing>
      </w:r>
    </w:p>
    <w:p w14:paraId="7FA20DF8" w14:textId="3A038266" w:rsidR="0054792B" w:rsidRPr="00A93CFA" w:rsidRDefault="005961A8" w:rsidP="00A93CFA">
      <w:pPr>
        <w:pStyle w:val="ListParagraph"/>
        <w:jc w:val="center"/>
        <w:rPr>
          <w:rFonts w:ascii="Times New Roman" w:eastAsia="Times New Roman" w:hAnsi="Times New Roman" w:cs="Times New Roman"/>
          <w:sz w:val="22"/>
          <w:szCs w:val="22"/>
        </w:rPr>
      </w:pPr>
      <w:commentRangeStart w:id="190"/>
      <w:r w:rsidRPr="003401CB">
        <w:rPr>
          <w:rFonts w:ascii="Times New Roman" w:eastAsia="Times New Roman" w:hAnsi="Times New Roman" w:cs="Times New Roman"/>
          <w:sz w:val="22"/>
          <w:szCs w:val="22"/>
        </w:rPr>
        <w:t>Figure 4.3: CellABM class overview</w:t>
      </w:r>
      <w:commentRangeEnd w:id="190"/>
      <w:r w:rsidR="00014AB7">
        <w:rPr>
          <w:rStyle w:val="CommentReference"/>
          <w:rFonts w:ascii="Times New Roman" w:hAnsi="Times New Roman" w:cs="Times New Roman"/>
          <w:lang w:eastAsia="en-GB"/>
        </w:rPr>
        <w:commentReference w:id="190"/>
      </w:r>
    </w:p>
    <w:p w14:paraId="3E08DD03" w14:textId="2AE03618" w:rsidR="00FC1F91" w:rsidRPr="00053EC5" w:rsidRDefault="004F6D66" w:rsidP="00317340">
      <w:pPr>
        <w:pStyle w:val="ListParagraph"/>
        <w:numPr>
          <w:ilvl w:val="2"/>
          <w:numId w:val="9"/>
        </w:numPr>
        <w:rPr>
          <w:rFonts w:ascii="Times New Roman" w:eastAsia="Times New Roman" w:hAnsi="Times New Roman" w:cs="Times New Roman"/>
          <w:b/>
          <w:color w:val="FF0000"/>
          <w:szCs w:val="22"/>
        </w:rPr>
      </w:pPr>
      <w:r w:rsidRPr="00053EC5">
        <w:rPr>
          <w:rFonts w:ascii="Times New Roman" w:eastAsia="Times New Roman" w:hAnsi="Times New Roman" w:cs="Times New Roman"/>
          <w:b/>
          <w:color w:val="FF0000"/>
          <w:szCs w:val="22"/>
        </w:rPr>
        <w:lastRenderedPageBreak/>
        <w:t xml:space="preserve">Cell </w:t>
      </w:r>
      <w:r w:rsidR="003110F9" w:rsidRPr="00053EC5">
        <w:rPr>
          <w:rFonts w:ascii="Times New Roman" w:eastAsia="Times New Roman" w:hAnsi="Times New Roman" w:cs="Times New Roman"/>
          <w:b/>
          <w:color w:val="FF0000"/>
          <w:szCs w:val="22"/>
        </w:rPr>
        <w:t>Differentiation</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43980C1F"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w:t>
      </w:r>
      <w:r w:rsidR="00FB3A5B">
        <w:rPr>
          <w:rFonts w:ascii="Times New Roman" w:eastAsia="Times New Roman" w:hAnsi="Times New Roman" w:cs="Times New Roman"/>
          <w:sz w:val="22"/>
          <w:szCs w:val="22"/>
        </w:rPr>
        <w:t>is given below in figure 4.4</w:t>
      </w:r>
      <w:r w:rsidRPr="003401CB">
        <w:rPr>
          <w:rFonts w:ascii="Times New Roman" w:eastAsia="Times New Roman" w:hAnsi="Times New Roman" w:cs="Times New Roman"/>
          <w:sz w:val="22"/>
          <w:szCs w:val="22"/>
        </w:rPr>
        <w:t xml:space="preserve">.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4679CE1C"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mentioned in the Literature review,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537654DA"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he quiescent and senescent cells only have a stage value associated with them. As these cells do not undergo mitosis, there is no need to track what stage of the cell cycle these cells are in and is therefore used as the Hayflick representation.</w:t>
      </w:r>
    </w:p>
    <w:p w14:paraId="0F41ED92" w14:textId="34872F40" w:rsidR="00EB43B7" w:rsidRPr="003401CB" w:rsidRDefault="00EB43B7" w:rsidP="00641B53">
      <w:pPr>
        <w:pStyle w:val="ListParagraph"/>
        <w:jc w:val="center"/>
        <w:rPr>
          <w:rFonts w:ascii="Times New Roman" w:eastAsia="Times New Roman" w:hAnsi="Times New Roman" w:cs="Times New Roman"/>
          <w:b/>
          <w:sz w:val="22"/>
          <w:szCs w:val="22"/>
        </w:rPr>
      </w:pPr>
    </w:p>
    <w:p w14:paraId="412C6E49" w14:textId="071007A5" w:rsidR="00EE6BA9" w:rsidRPr="003401CB" w:rsidRDefault="00590D5E" w:rsidP="00590D5E">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51A44C29" wp14:editId="0D01EDEE">
            <wp:extent cx="3128010" cy="8855075"/>
            <wp:effectExtent l="0" t="0" r="0" b="9525"/>
            <wp:docPr id="50" name="Picture 50" descr="Updated_cell_differen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d_cell_differenti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8010" cy="8855075"/>
                    </a:xfrm>
                    <a:prstGeom prst="rect">
                      <a:avLst/>
                    </a:prstGeom>
                    <a:noFill/>
                    <a:ln>
                      <a:noFill/>
                    </a:ln>
                  </pic:spPr>
                </pic:pic>
              </a:graphicData>
            </a:graphic>
          </wp:inline>
        </w:drawing>
      </w:r>
    </w:p>
    <w:p w14:paraId="1CBA42FE" w14:textId="23FCD5DF"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Figure 4.4: Cell Differentiation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p>
    <w:p w14:paraId="6CCCF422" w14:textId="494DA80C"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w:t>
      </w:r>
      <w:r w:rsidR="00DF0098">
        <w:rPr>
          <w:rFonts w:ascii="Times New Roman" w:eastAsia="Times New Roman" w:hAnsi="Times New Roman" w:cs="Times New Roman"/>
          <w:sz w:val="22"/>
          <w:szCs w:val="22"/>
        </w:rPr>
        <w:t>project</w:t>
      </w:r>
      <w:r w:rsidR="000A6A7E" w:rsidRPr="003401CB">
        <w:rPr>
          <w:rFonts w:ascii="Times New Roman" w:eastAsia="Times New Roman" w:hAnsi="Times New Roman" w:cs="Times New Roman"/>
          <w:sz w:val="22"/>
          <w:szCs w:val="22"/>
        </w:rPr>
        <w:t xml:space="preserve"> requires. </w:t>
      </w:r>
      <w:r w:rsidR="00F754DE" w:rsidRPr="003401CB">
        <w:rPr>
          <w:rFonts w:ascii="Times New Roman" w:eastAsia="Times New Roman" w:hAnsi="Times New Roman" w:cs="Times New Roman"/>
          <w:sz w:val="22"/>
          <w:szCs w:val="22"/>
        </w:rPr>
        <w:t xml:space="preserve"> </w:t>
      </w:r>
      <w:r w:rsidR="000844D5">
        <w:rPr>
          <w:rFonts w:ascii="Times New Roman" w:eastAsia="Times New Roman" w:hAnsi="Times New Roman" w:cs="Times New Roman"/>
          <w:sz w:val="22"/>
          <w:szCs w:val="22"/>
        </w:rPr>
        <w:t>Each iteration, t</w:t>
      </w:r>
      <w:r w:rsidR="004E780A" w:rsidRPr="003401CB">
        <w:rPr>
          <w:rFonts w:ascii="Times New Roman" w:eastAsia="Times New Roman" w:hAnsi="Times New Roman" w:cs="Times New Roman"/>
          <w:sz w:val="22"/>
          <w:szCs w:val="22"/>
        </w:rPr>
        <w:t>hese steps will be run on every cell in the model.</w:t>
      </w:r>
    </w:p>
    <w:p w14:paraId="4A96807B" w14:textId="06594A9B"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 have passed the Hayflick limit, as seen in chapter 2.2, and their telomere ends have passed their critical length</w:t>
      </w:r>
      <w:r w:rsidR="00295359" w:rsidRPr="003401CB">
        <w:rPr>
          <w:rFonts w:ascii="Times New Roman" w:eastAsia="Times New Roman" w:hAnsi="Times New Roman" w:cs="Times New Roman"/>
          <w:sz w:val="22"/>
          <w:szCs w:val="22"/>
        </w:rPr>
        <w:t>, so</w:t>
      </w:r>
      <w:r w:rsidR="00867A63" w:rsidRPr="003401CB">
        <w:rPr>
          <w:rFonts w:ascii="Times New Roman" w:eastAsia="Times New Roman" w:hAnsi="Times New Roman" w:cs="Times New Roman"/>
          <w:sz w:val="22"/>
          <w:szCs w:val="22"/>
        </w:rPr>
        <w:t xml:space="preserve"> the cell must turn Senescent.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71D05ED9" w14:textId="2F40A1C1" w:rsidR="00EE585F" w:rsidRPr="003401CB" w:rsidRDefault="00EE585F"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7F68C7A0" w:rsidR="000E2293" w:rsidRPr="000E2293" w:rsidRDefault="00263861" w:rsidP="000E229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As the main objective of this project is to determine the different times taken for a wound to heal whilst varying the person’s age, </w:t>
      </w:r>
      <w:r w:rsidR="00090EDC">
        <w:rPr>
          <w:rFonts w:ascii="Times New Roman" w:eastAsia="Times New Roman" w:hAnsi="Times New Roman" w:cs="Times New Roman"/>
          <w:sz w:val="22"/>
          <w:szCs w:val="22"/>
        </w:rPr>
        <w:t xml:space="preserve">several simulations will be run with varying percentages of senescent cells in accordance with </w:t>
      </w:r>
      <w:r w:rsidR="001259D3">
        <w:rPr>
          <w:rFonts w:ascii="Times New Roman" w:eastAsia="Times New Roman" w:hAnsi="Times New Roman" w:cs="Times New Roman"/>
          <w:sz w:val="22"/>
          <w:szCs w:val="22"/>
        </w:rPr>
        <w:t xml:space="preserve">the </w:t>
      </w:r>
      <w:r w:rsidR="00AF7E1C">
        <w:rPr>
          <w:rFonts w:ascii="Times New Roman" w:eastAsia="Times New Roman" w:hAnsi="Times New Roman" w:cs="Times New Roman"/>
          <w:sz w:val="22"/>
          <w:szCs w:val="22"/>
        </w:rPr>
        <w:t>primate paper in chapter 2.2</w:t>
      </w:r>
      <w:r w:rsidR="001F4BB9">
        <w:rPr>
          <w:rFonts w:ascii="Times New Roman" w:eastAsia="Times New Roman" w:hAnsi="Times New Roman" w:cs="Times New Roman"/>
          <w:sz w:val="22"/>
          <w:szCs w:val="22"/>
        </w:rPr>
        <w:t xml:space="preserve">, </w:t>
      </w:r>
      <w:r w:rsidR="001259D3">
        <w:rPr>
          <w:rFonts w:ascii="Times New Roman" w:eastAsia="Times New Roman" w:hAnsi="Times New Roman" w:cs="Times New Roman"/>
          <w:sz w:val="22"/>
          <w:szCs w:val="22"/>
        </w:rPr>
        <w:t>with</w:t>
      </w:r>
      <w:r w:rsidR="001F4BB9">
        <w:rPr>
          <w:rFonts w:ascii="Times New Roman" w:eastAsia="Times New Roman" w:hAnsi="Times New Roman" w:cs="Times New Roman"/>
          <w:sz w:val="22"/>
          <w:szCs w:val="22"/>
        </w:rPr>
        <w:t xml:space="preserve"> the time taken be</w:t>
      </w:r>
      <w:r w:rsidR="001259D3">
        <w:rPr>
          <w:rFonts w:ascii="Times New Roman" w:eastAsia="Times New Roman" w:hAnsi="Times New Roman" w:cs="Times New Roman"/>
          <w:sz w:val="22"/>
          <w:szCs w:val="22"/>
        </w:rPr>
        <w:t>ing</w:t>
      </w:r>
      <w:r w:rsidR="001F4BB9">
        <w:rPr>
          <w:rFonts w:ascii="Times New Roman" w:eastAsia="Times New Roman" w:hAnsi="Times New Roman" w:cs="Times New Roman"/>
          <w:sz w:val="22"/>
          <w:szCs w:val="22"/>
        </w:rPr>
        <w:t xml:space="preserve"> plotted.</w:t>
      </w:r>
    </w:p>
    <w:p w14:paraId="2C33D536" w14:textId="523ECD51" w:rsidR="009F3252" w:rsidRDefault="009E57AA" w:rsidP="00C65769">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ABMs are generally stochastic, and CellABM is no different. The initial placement of cells onto the environment is random</w:t>
      </w:r>
      <w:r w:rsidR="000844D5">
        <w:rPr>
          <w:rFonts w:ascii="Times New Roman" w:eastAsia="Times New Roman" w:hAnsi="Times New Roman" w:cs="Times New Roman"/>
          <w:sz w:val="22"/>
          <w:szCs w:val="22"/>
        </w:rPr>
        <w:t xml:space="preserve">, so </w:t>
      </w:r>
      <w:proofErr w:type="spellStart"/>
      <w:r w:rsidR="000844D5">
        <w:rPr>
          <w:rFonts w:ascii="Times New Roman" w:eastAsia="Times New Roman" w:hAnsi="Times New Roman" w:cs="Times New Roman"/>
          <w:sz w:val="22"/>
          <w:szCs w:val="22"/>
        </w:rPr>
        <w:t>t</w:t>
      </w:r>
      <w:r w:rsidR="00090EDC">
        <w:rPr>
          <w:rFonts w:ascii="Times New Roman" w:eastAsia="Times New Roman" w:hAnsi="Times New Roman" w:cs="Times New Roman"/>
          <w:sz w:val="22"/>
          <w:szCs w:val="22"/>
        </w:rPr>
        <w:t>o</w:t>
      </w:r>
      <w:proofErr w:type="spellEnd"/>
      <w:r w:rsidR="00090EDC">
        <w:rPr>
          <w:rFonts w:ascii="Times New Roman" w:eastAsia="Times New Roman" w:hAnsi="Times New Roman" w:cs="Times New Roman"/>
          <w:sz w:val="22"/>
          <w:szCs w:val="22"/>
        </w:rPr>
        <w:t xml:space="preserve"> is their starting size and stage in the cell cycle</w:t>
      </w:r>
      <w:r w:rsidR="008843CA" w:rsidRPr="003401CB">
        <w:rPr>
          <w:rFonts w:ascii="Times New Roman" w:eastAsia="Times New Roman" w:hAnsi="Times New Roman" w:cs="Times New Roman"/>
          <w:sz w:val="22"/>
          <w:szCs w:val="22"/>
        </w:rPr>
        <w:t>.</w:t>
      </w:r>
      <w:r w:rsidRPr="003401CB">
        <w:rPr>
          <w:rFonts w:ascii="Times New Roman" w:eastAsia="Times New Roman" w:hAnsi="Times New Roman" w:cs="Times New Roman"/>
          <w:sz w:val="22"/>
          <w:szCs w:val="22"/>
        </w:rPr>
        <w:t xml:space="preserve"> Due to these random variables, several simulations with the same starting parameters must be run to achieve adequate analysis of the model.</w:t>
      </w:r>
    </w:p>
    <w:p w14:paraId="1E5E65FA" w14:textId="03293388" w:rsidR="00A81001" w:rsidRDefault="00A74319" w:rsidP="003B206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Results of the simulations will be compared to </w:t>
      </w:r>
      <w:r w:rsidR="0060637F">
        <w:rPr>
          <w:rFonts w:ascii="Times New Roman" w:eastAsia="Times New Roman" w:hAnsi="Times New Roman" w:cs="Times New Roman"/>
          <w:sz w:val="22"/>
          <w:szCs w:val="22"/>
        </w:rPr>
        <w:t xml:space="preserve">an in vitro study of </w:t>
      </w:r>
      <w:r w:rsidR="00FB09F6">
        <w:rPr>
          <w:rFonts w:ascii="Times New Roman" w:eastAsia="Times New Roman" w:hAnsi="Times New Roman" w:cs="Times New Roman"/>
          <w:sz w:val="22"/>
          <w:szCs w:val="22"/>
        </w:rPr>
        <w:t xml:space="preserve">human umbilical vein </w:t>
      </w:r>
      <w:r w:rsidR="0060637F">
        <w:rPr>
          <w:rFonts w:ascii="Times New Roman" w:eastAsia="Times New Roman" w:hAnsi="Times New Roman" w:cs="Times New Roman"/>
          <w:sz w:val="22"/>
          <w:szCs w:val="22"/>
        </w:rPr>
        <w:t xml:space="preserve">endothelial cells </w:t>
      </w:r>
      <w:r w:rsidR="00FB09F6">
        <w:rPr>
          <w:rFonts w:ascii="Times New Roman" w:eastAsia="Times New Roman" w:hAnsi="Times New Roman" w:cs="Times New Roman"/>
          <w:sz w:val="22"/>
          <w:szCs w:val="22"/>
        </w:rPr>
        <w:t>which have been wounded with p20 pipette (around 400</w:t>
      </w:r>
      <w:r w:rsidR="00FB09F6">
        <w:rPr>
          <w:rFonts w:ascii="Times New Roman" w:eastAsia="Times New Roman" w:hAnsi="Times New Roman" w:cs="Times New Roman"/>
          <w:sz w:val="22"/>
          <w:szCs w:val="22"/>
        </w:rPr>
        <w:sym w:font="Symbol" w:char="F06D"/>
      </w:r>
      <w:r w:rsidR="00090EDC">
        <w:rPr>
          <w:rFonts w:ascii="Times New Roman" w:eastAsia="Times New Roman" w:hAnsi="Times New Roman" w:cs="Times New Roman"/>
          <w:sz w:val="22"/>
          <w:szCs w:val="22"/>
        </w:rPr>
        <w:t xml:space="preserve">m) on an area of 1mm by 1mm </w:t>
      </w:r>
      <w:r w:rsidR="00090EDC" w:rsidRPr="000844D5">
        <w:rPr>
          <w:rFonts w:ascii="Times New Roman" w:eastAsia="Times New Roman" w:hAnsi="Times New Roman" w:cs="Times New Roman"/>
          <w:color w:val="FF0000"/>
          <w:sz w:val="22"/>
          <w:szCs w:val="22"/>
        </w:rPr>
        <w:t>[</w:t>
      </w:r>
      <w:r w:rsidR="003B206B" w:rsidRPr="000844D5">
        <w:rPr>
          <w:rFonts w:ascii="Times New Roman" w:eastAsia="Times New Roman" w:hAnsi="Times New Roman" w:cs="Times New Roman"/>
          <w:color w:val="FF0000"/>
          <w:sz w:val="22"/>
          <w:szCs w:val="22"/>
        </w:rPr>
        <w:t>https://www.ncbi.nlm.nih.gov/pmc/articles/PMC5154238/pdf/kcam-08-05-969641.pdf</w:t>
      </w:r>
      <w:r w:rsidR="00090EDC" w:rsidRPr="000844D5">
        <w:rPr>
          <w:rFonts w:ascii="Times New Roman" w:eastAsia="Times New Roman" w:hAnsi="Times New Roman" w:cs="Times New Roman"/>
          <w:color w:val="FF0000"/>
          <w:sz w:val="22"/>
          <w:szCs w:val="22"/>
        </w:rPr>
        <w:t>]</w:t>
      </w:r>
      <w:r w:rsidR="00090EDC">
        <w:rPr>
          <w:rFonts w:ascii="Times New Roman" w:eastAsia="Times New Roman" w:hAnsi="Times New Roman" w:cs="Times New Roman"/>
          <w:sz w:val="22"/>
          <w:szCs w:val="22"/>
        </w:rPr>
        <w:t xml:space="preserve">. </w:t>
      </w:r>
    </w:p>
    <w:p w14:paraId="31E8C634" w14:textId="2AB842FB" w:rsidR="0070194C" w:rsidRPr="003401CB" w:rsidRDefault="0070194C" w:rsidP="003B206B">
      <w:pPr>
        <w:pStyle w:val="ListParagrap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081F09CA"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w:t>
      </w:r>
      <w:r w:rsidR="00087354">
        <w:rPr>
          <w:rFonts w:ascii="Times New Roman" w:eastAsia="Times New Roman" w:hAnsi="Times New Roman" w:cs="Times New Roman"/>
          <w:sz w:val="22"/>
          <w:szCs w:val="22"/>
        </w:rPr>
        <w:t>chapter</w:t>
      </w:r>
      <w:r w:rsidR="0013007D" w:rsidRPr="00A12A6F">
        <w:rPr>
          <w:rFonts w:ascii="Times New Roman" w:eastAsia="Times New Roman" w:hAnsi="Times New Roman" w:cs="Times New Roman"/>
          <w:sz w:val="22"/>
          <w:szCs w:val="22"/>
        </w:rPr>
        <w:t xml:space="preserve"> is concerned with the final process involved with implementing the background logic to produce the desired emergent behaviours. It will go through the rules outlined in 3.1.3 in detail</w:t>
      </w:r>
      <w:r w:rsidR="00E3583E">
        <w:rPr>
          <w:rFonts w:ascii="Times New Roman" w:eastAsia="Times New Roman" w:hAnsi="Times New Roman" w:cs="Times New Roman"/>
          <w:sz w:val="22"/>
          <w:szCs w:val="22"/>
        </w:rPr>
        <w:t>, t</w:t>
      </w:r>
      <w:r w:rsidR="0013007D" w:rsidRPr="00A12A6F">
        <w:rPr>
          <w:rFonts w:ascii="Times New Roman" w:eastAsia="Times New Roman" w:hAnsi="Times New Roman" w:cs="Times New Roman"/>
          <w:sz w:val="22"/>
          <w:szCs w:val="22"/>
        </w:rPr>
        <w:t xml:space="preserve">hen move onto </w:t>
      </w:r>
      <w:r w:rsidR="00E3583E">
        <w:rPr>
          <w:rFonts w:ascii="Times New Roman" w:eastAsia="Times New Roman" w:hAnsi="Times New Roman" w:cs="Times New Roman"/>
          <w:sz w:val="22"/>
          <w:szCs w:val="22"/>
        </w:rPr>
        <w:t>unit and face testing of these rules</w:t>
      </w:r>
      <w:r w:rsidR="0013007D" w:rsidRPr="00A12A6F">
        <w:rPr>
          <w:rFonts w:ascii="Times New Roman" w:eastAsia="Times New Roman" w:hAnsi="Times New Roman" w:cs="Times New Roman"/>
          <w:sz w:val="22"/>
          <w:szCs w:val="22"/>
        </w:rPr>
        <w:t xml:space="preserve">, and acceptance testing. </w:t>
      </w:r>
      <w:r w:rsidR="00243EE1" w:rsidRPr="00A12A6F">
        <w:rPr>
          <w:rFonts w:ascii="Times New Roman" w:eastAsia="Times New Roman" w:hAnsi="Times New Roman" w:cs="Times New Roman"/>
          <w:b/>
          <w:sz w:val="22"/>
          <w:szCs w:val="22"/>
        </w:rPr>
        <w:br/>
      </w:r>
    </w:p>
    <w:p w14:paraId="0AB71A9B" w14:textId="3BCE8140" w:rsidR="00661C68" w:rsidRPr="00B42FA3" w:rsidRDefault="00C61608" w:rsidP="00B42FA3">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B42FA3">
        <w:rPr>
          <w:rFonts w:ascii="Times New Roman" w:eastAsia="Times New Roman" w:hAnsi="Times New Roman" w:cs="Times New Roman"/>
          <w:szCs w:val="22"/>
        </w:rPr>
        <w:br/>
      </w:r>
    </w:p>
    <w:p w14:paraId="5E1BDE7D" w14:textId="1A721FD5" w:rsidR="00FE58A1" w:rsidRPr="00B42FA3" w:rsidRDefault="00661C68" w:rsidP="00B42FA3">
      <w:pPr>
        <w:ind w:left="500"/>
        <w:rPr>
          <w:rFonts w:eastAsia="Times New Roman"/>
          <w:sz w:val="22"/>
          <w:szCs w:val="22"/>
        </w:rPr>
      </w:pPr>
      <w:r w:rsidRPr="00B42FA3">
        <w:rPr>
          <w:rFonts w:eastAsia="Times New Roman"/>
          <w:sz w:val="22"/>
          <w:szCs w:val="22"/>
        </w:rPr>
        <w:t xml:space="preserve">CellABM already had several sections of the program and logic developed; </w:t>
      </w:r>
      <w:r w:rsidR="00C61608" w:rsidRPr="00B42FA3">
        <w:rPr>
          <w:rFonts w:eastAsia="Times New Roman"/>
          <w:sz w:val="22"/>
          <w:szCs w:val="22"/>
        </w:rPr>
        <w:t>therefore,</w:t>
      </w:r>
      <w:r w:rsidRPr="00B42FA3">
        <w:rPr>
          <w:rFonts w:eastAsia="Times New Roman"/>
          <w:sz w:val="22"/>
          <w:szCs w:val="22"/>
        </w:rPr>
        <w:t xml:space="preserve"> this chapter will focus on the areas of the program that </w:t>
      </w:r>
      <w:r w:rsidR="00F078D6" w:rsidRPr="00B42FA3">
        <w:rPr>
          <w:rFonts w:eastAsia="Times New Roman"/>
          <w:sz w:val="22"/>
          <w:szCs w:val="22"/>
        </w:rPr>
        <w:t>have been</w:t>
      </w:r>
      <w:r w:rsidRPr="00B42FA3">
        <w:rPr>
          <w:rFonts w:eastAsia="Times New Roman"/>
          <w:sz w:val="22"/>
          <w:szCs w:val="22"/>
        </w:rPr>
        <w:t xml:space="preserve"> changed or developed to produce the required emergent behaviour and observations.</w:t>
      </w:r>
      <w:r w:rsidR="00CE385D" w:rsidRPr="00B42FA3">
        <w:rPr>
          <w:rFonts w:eastAsia="Times New Roman"/>
          <w:sz w:val="22"/>
          <w:szCs w:val="22"/>
        </w:rPr>
        <w:br/>
        <w:t>Cell</w:t>
      </w:r>
      <w:r w:rsidR="003846E9" w:rsidRPr="00B42FA3">
        <w:rPr>
          <w:rFonts w:eastAsia="Times New Roman"/>
          <w:sz w:val="22"/>
          <w:szCs w:val="22"/>
        </w:rPr>
        <w:t>ABM was originally written in Python 2.7</w:t>
      </w:r>
      <w:r w:rsidR="00905549" w:rsidRPr="00B42FA3">
        <w:rPr>
          <w:rFonts w:eastAsia="Times New Roman"/>
          <w:sz w:val="22"/>
          <w:szCs w:val="22"/>
        </w:rPr>
        <w:t xml:space="preserve"> which was released in 2010 but </w:t>
      </w:r>
      <w:proofErr w:type="gramStart"/>
      <w:r w:rsidR="00905549" w:rsidRPr="00B42FA3">
        <w:rPr>
          <w:rFonts w:eastAsia="Times New Roman"/>
          <w:sz w:val="22"/>
          <w:szCs w:val="22"/>
        </w:rPr>
        <w:t>is seen as</w:t>
      </w:r>
      <w:proofErr w:type="gramEnd"/>
      <w:r w:rsidR="00905549" w:rsidRPr="00B42FA3">
        <w:rPr>
          <w:rFonts w:eastAsia="Times New Roman"/>
          <w:sz w:val="22"/>
          <w:szCs w:val="22"/>
        </w:rPr>
        <w:t xml:space="preserve"> the legacy version </w:t>
      </w:r>
      <w:r w:rsidR="00CE385D" w:rsidRPr="00B42FA3">
        <w:rPr>
          <w:rFonts w:eastAsia="Times New Roman"/>
          <w:sz w:val="22"/>
          <w:szCs w:val="22"/>
        </w:rPr>
        <w:t>of the language, with Python 3.6</w:t>
      </w:r>
      <w:r w:rsidR="00905549" w:rsidRPr="00B42FA3">
        <w:rPr>
          <w:rFonts w:eastAsia="Times New Roman"/>
          <w:sz w:val="22"/>
          <w:szCs w:val="22"/>
        </w:rPr>
        <w:t xml:space="preserve"> being the supported language of choice for present and future programs [https://wiki.python.org/moin/Python2orPython3].</w:t>
      </w:r>
      <w:r w:rsidR="00C65A12" w:rsidRPr="00B42FA3">
        <w:rPr>
          <w:rFonts w:eastAsia="Times New Roman"/>
          <w:sz w:val="22"/>
          <w:szCs w:val="22"/>
        </w:rPr>
        <w:t xml:space="preserve"> Thankfully man</w:t>
      </w:r>
      <w:r w:rsidR="00CE385D" w:rsidRPr="00B42FA3">
        <w:rPr>
          <w:rFonts w:eastAsia="Times New Roman"/>
          <w:sz w:val="22"/>
          <w:szCs w:val="22"/>
        </w:rPr>
        <w:t>y of the modules from Python 2.7</w:t>
      </w:r>
      <w:r w:rsidR="00C65A12" w:rsidRPr="00B42FA3">
        <w:rPr>
          <w:rFonts w:eastAsia="Times New Roman"/>
          <w:sz w:val="22"/>
          <w:szCs w:val="22"/>
        </w:rPr>
        <w:t xml:space="preserve"> have been ported over to Pyt</w:t>
      </w:r>
      <w:r w:rsidR="00CE385D" w:rsidRPr="00B42FA3">
        <w:rPr>
          <w:rFonts w:eastAsia="Times New Roman"/>
          <w:sz w:val="22"/>
          <w:szCs w:val="22"/>
        </w:rPr>
        <w:t>hon 3.6</w:t>
      </w:r>
      <w:r w:rsidR="003029B1" w:rsidRPr="00B42FA3">
        <w:rPr>
          <w:rFonts w:eastAsia="Times New Roman"/>
          <w:sz w:val="22"/>
          <w:szCs w:val="22"/>
        </w:rPr>
        <w:t xml:space="preserve">, such as NumPy </w:t>
      </w:r>
      <w:r w:rsidR="00CE385D" w:rsidRPr="00B42FA3">
        <w:rPr>
          <w:rFonts w:eastAsia="Times New Roman"/>
          <w:sz w:val="22"/>
          <w:szCs w:val="22"/>
        </w:rPr>
        <w:t>which Cell</w:t>
      </w:r>
      <w:r w:rsidR="00C65A12" w:rsidRPr="00B42FA3">
        <w:rPr>
          <w:rFonts w:eastAsia="Times New Roman"/>
          <w:sz w:val="22"/>
          <w:szCs w:val="22"/>
        </w:rPr>
        <w:t>ABM uses</w:t>
      </w:r>
      <w:r w:rsidR="002A3C8B" w:rsidRPr="00B42FA3">
        <w:rPr>
          <w:rFonts w:eastAsia="Times New Roman"/>
          <w:sz w:val="22"/>
          <w:szCs w:val="22"/>
        </w:rPr>
        <w:t xml:space="preserve"> for matrix creation and mathematical functions. This leaves</w:t>
      </w:r>
      <w:r w:rsidR="003029B1" w:rsidRPr="00B42FA3">
        <w:rPr>
          <w:rFonts w:eastAsia="Times New Roman"/>
          <w:sz w:val="22"/>
          <w:szCs w:val="22"/>
        </w:rPr>
        <w:t xml:space="preserve"> onl</w:t>
      </w:r>
      <w:r w:rsidR="002A3C8B" w:rsidRPr="00B42FA3">
        <w:rPr>
          <w:rFonts w:eastAsia="Times New Roman"/>
          <w:sz w:val="22"/>
          <w:szCs w:val="22"/>
        </w:rPr>
        <w:t>y basic refactoring of the code and</w:t>
      </w:r>
      <w:r w:rsidR="003029B1" w:rsidRPr="00B42FA3">
        <w:rPr>
          <w:rFonts w:eastAsia="Times New Roman"/>
          <w:sz w:val="22"/>
          <w:szCs w:val="22"/>
        </w:rPr>
        <w:t xml:space="preserve"> </w:t>
      </w:r>
      <w:r w:rsidR="00096235" w:rsidRPr="00B42FA3">
        <w:rPr>
          <w:rFonts w:eastAsia="Times New Roman"/>
          <w:sz w:val="22"/>
          <w:szCs w:val="22"/>
        </w:rPr>
        <w:t>changing print statements to functions</w:t>
      </w:r>
      <w:r w:rsidR="002A3C8B" w:rsidRPr="00B42FA3">
        <w:rPr>
          <w:rFonts w:eastAsia="Times New Roman"/>
          <w:sz w:val="22"/>
          <w:szCs w:val="22"/>
        </w:rPr>
        <w:t xml:space="preserve"> to make CellABM Python 3.6 compatible</w:t>
      </w:r>
      <w:r w:rsidR="001830F5" w:rsidRPr="00B42FA3">
        <w:rPr>
          <w:rFonts w:eastAsia="Times New Roman"/>
          <w:sz w:val="22"/>
          <w:szCs w:val="22"/>
        </w:rPr>
        <w:t>. The change</w:t>
      </w:r>
      <w:r w:rsidR="0003588D" w:rsidRPr="00B42FA3">
        <w:rPr>
          <w:rFonts w:eastAsia="Times New Roman"/>
          <w:sz w:val="22"/>
          <w:szCs w:val="22"/>
        </w:rPr>
        <w:t>s</w:t>
      </w:r>
      <w:r w:rsidR="00D139FA" w:rsidRPr="00B42FA3">
        <w:rPr>
          <w:rFonts w:eastAsia="Times New Roman"/>
          <w:sz w:val="22"/>
          <w:szCs w:val="22"/>
        </w:rPr>
        <w:t xml:space="preserve"> brought in by</w:t>
      </w:r>
      <w:r w:rsidR="001830F5" w:rsidRPr="00B42FA3">
        <w:rPr>
          <w:rFonts w:eastAsia="Times New Roman"/>
          <w:sz w:val="22"/>
          <w:szCs w:val="22"/>
        </w:rPr>
        <w:t xml:space="preserve"> Python </w:t>
      </w:r>
      <w:r w:rsidR="002A3C8B" w:rsidRPr="00B42FA3">
        <w:rPr>
          <w:rFonts w:eastAsia="Times New Roman"/>
          <w:sz w:val="22"/>
          <w:szCs w:val="22"/>
        </w:rPr>
        <w:t>3.6</w:t>
      </w:r>
      <w:r w:rsidR="001830F5" w:rsidRPr="00B42FA3">
        <w:rPr>
          <w:rFonts w:eastAsia="Times New Roman"/>
          <w:sz w:val="22"/>
          <w:szCs w:val="22"/>
        </w:rPr>
        <w:t xml:space="preserve"> </w:t>
      </w:r>
      <w:r w:rsidR="00D139FA" w:rsidRPr="00B42FA3">
        <w:rPr>
          <w:rFonts w:eastAsia="Times New Roman"/>
          <w:sz w:val="22"/>
          <w:szCs w:val="22"/>
        </w:rPr>
        <w:t>are</w:t>
      </w:r>
      <w:r w:rsidR="001830F5" w:rsidRPr="00B42FA3">
        <w:rPr>
          <w:rFonts w:eastAsia="Times New Roman"/>
          <w:sz w:val="22"/>
          <w:szCs w:val="22"/>
        </w:rPr>
        <w:t xml:space="preserve"> to adjust certain aspects of the old Python program language to be simpler for new programmers to develop, and make it easier to read.</w:t>
      </w:r>
    </w:p>
    <w:p w14:paraId="5FC21C77" w14:textId="5EC4DB83" w:rsidR="00783D8D" w:rsidRPr="00B42FA3" w:rsidRDefault="00783D8D" w:rsidP="00B42FA3">
      <w:pPr>
        <w:ind w:firstLine="500"/>
        <w:rPr>
          <w:rFonts w:eastAsia="Times New Roman"/>
          <w:sz w:val="22"/>
          <w:szCs w:val="22"/>
        </w:rPr>
      </w:pPr>
      <w:r w:rsidRPr="00B42FA3">
        <w:rPr>
          <w:rFonts w:eastAsia="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Pr="00B42FA3" w:rsidRDefault="00506F72" w:rsidP="00B42FA3">
      <w:pPr>
        <w:ind w:firstLine="500"/>
        <w:rPr>
          <w:rFonts w:eastAsia="Times New Roman"/>
          <w:szCs w:val="22"/>
        </w:rPr>
      </w:pPr>
      <w:r w:rsidRPr="00B42FA3">
        <w:rPr>
          <w:rFonts w:eastAsia="Times New Roman"/>
          <w:szCs w:val="22"/>
        </w:rPr>
        <w:t xml:space="preserve">5.1.1 </w:t>
      </w:r>
      <w:r w:rsidR="00EA72EE" w:rsidRPr="00B42FA3">
        <w:rPr>
          <w:rFonts w:eastAsia="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B42FA3">
      <w:pPr>
        <w:pStyle w:val="ListParagraph"/>
        <w:ind w:left="94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EA72EE">
        <w:rPr>
          <w:rFonts w:ascii="Times New Roman" w:eastAsia="Times New Roman" w:hAnsi="Times New Roman" w:cs="Times New Roman"/>
          <w:sz w:val="22"/>
          <w:szCs w:val="22"/>
        </w:rPr>
        <w:t>https://www.python.org/dev/peps/pep-0008/</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C40B433" w14:textId="77777777" w:rsidR="00B0168C" w:rsidRDefault="00B0168C" w:rsidP="00661C68">
      <w:pPr>
        <w:pStyle w:val="ListParagraph"/>
        <w:ind w:left="500"/>
        <w:rPr>
          <w:rFonts w:ascii="Times New Roman" w:eastAsia="Times New Roman" w:hAnsi="Times New Roman" w:cs="Times New Roman"/>
          <w:sz w:val="22"/>
          <w:szCs w:val="22"/>
        </w:rPr>
      </w:pPr>
    </w:p>
    <w:p w14:paraId="30B4CAC4" w14:textId="3E8E2E61" w:rsidR="00506F72" w:rsidRDefault="00506F72" w:rsidP="00661C68">
      <w:pPr>
        <w:pStyle w:val="ListParagraph"/>
        <w:ind w:left="500"/>
        <w:rPr>
          <w:rFonts w:ascii="Times New Roman" w:eastAsia="Times New Roman" w:hAnsi="Times New Roman" w:cs="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3CED2F0" w:rsidR="00BC3C7C" w:rsidRDefault="00BC3C7C" w:rsidP="00B42FA3">
      <w:pPr>
        <w:pStyle w:val="ListParagraph"/>
        <w:ind w:left="500" w:firstLine="220"/>
        <w:rPr>
          <w:rFonts w:ascii="Times New Roman" w:eastAsia="Times New Roman" w:hAnsi="Times New Roman" w:cs="Times New Roman"/>
          <w:szCs w:val="22"/>
        </w:rPr>
      </w:pPr>
      <w:r>
        <w:rPr>
          <w:rFonts w:ascii="Times New Roman" w:eastAsia="Times New Roman" w:hAnsi="Times New Roman" w:cs="Times New Roman"/>
          <w:szCs w:val="22"/>
        </w:rPr>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As seen in chapter 2.3 senescent cells can live upwards of three years, therefore as each iteration is six hours, the cells can be in the simulation for a maximum of 4380 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191"/>
      <w:r>
        <w:rPr>
          <w:rFonts w:ascii="Times New Roman" w:eastAsia="Times New Roman" w:hAnsi="Times New Roman" w:cs="Times New Roman"/>
          <w:sz w:val="22"/>
          <w:szCs w:val="22"/>
        </w:rPr>
        <w:t xml:space="preserve">radius </w:t>
      </w:r>
      <w:commentRangeEnd w:id="191"/>
      <w:r>
        <w:rPr>
          <w:rStyle w:val="CommentReference"/>
          <w:rFonts w:ascii="Times New Roman" w:hAnsi="Times New Roman" w:cs="Times New Roman"/>
          <w:lang w:eastAsia="en-GB"/>
        </w:rPr>
        <w:commentReference w:id="191"/>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lastRenderedPageBreak/>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64AF0BC1" w14:textId="77777777" w:rsidR="00312CE0"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p>
    <w:p w14:paraId="740E42EF" w14:textId="2A62CE52" w:rsidR="000C6E68" w:rsidRPr="000C6E68" w:rsidRDefault="00324600"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lastRenderedPageBreak/>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lastRenderedPageBreak/>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 xml:space="preserve">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w:t>
      </w:r>
      <w:proofErr w:type="gramStart"/>
      <w:r>
        <w:rPr>
          <w:rFonts w:eastAsia="Times New Roman"/>
          <w:sz w:val="22"/>
          <w:szCs w:val="22"/>
        </w:rPr>
        <w:t>Thus</w:t>
      </w:r>
      <w:proofErr w:type="gramEnd"/>
      <w:r>
        <w:rPr>
          <w:rFonts w:eastAsia="Times New Roman"/>
          <w:sz w:val="22"/>
          <w:szCs w:val="22"/>
        </w:rPr>
        <w:t xml:space="preserve">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lastRenderedPageBreak/>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3FE38590" w:rsidR="007929F6" w:rsidRDefault="007929F6" w:rsidP="003204DD">
      <w:pPr>
        <w:ind w:left="1440"/>
        <w:rPr>
          <w:rFonts w:eastAsia="Times New Roman"/>
          <w:sz w:val="22"/>
          <w:szCs w:val="22"/>
        </w:rPr>
      </w:pPr>
      <w:r>
        <w:rPr>
          <w:rFonts w:eastAsia="Times New Roman"/>
          <w:sz w:val="22"/>
          <w:szCs w:val="22"/>
        </w:rPr>
        <w:t xml:space="preserve">As seen in 2.1 Proliferating Cells can enter a special state within the cell cycle known as G0 or the quiescent state. This occurs when the cell is </w:t>
      </w:r>
      <w:r w:rsidRPr="007B6C13">
        <w:rPr>
          <w:rFonts w:eastAsia="Times New Roman"/>
          <w:color w:val="FF0000"/>
          <w:sz w:val="22"/>
          <w:szCs w:val="22"/>
        </w:rPr>
        <w:t xml:space="preserve">unable </w:t>
      </w:r>
      <w:r>
        <w:rPr>
          <w:rFonts w:eastAsia="Times New Roman"/>
          <w:sz w:val="22"/>
          <w:szCs w:val="22"/>
        </w:rPr>
        <w:t xml:space="preserve">to proliferate due to the surrounding pressures from other cells. The detection of number of neighbours is </w:t>
      </w:r>
      <w:r w:rsidR="007B6C13">
        <w:rPr>
          <w:rFonts w:eastAsia="Times New Roman"/>
          <w:sz w:val="22"/>
          <w:szCs w:val="22"/>
        </w:rPr>
        <w:t>programmed in the correct overlap function from the overlap class as the function was already calculating the number of neighbours each cell had and would therefore be computationally wasteful to recalculate this. As shown in Figure 5.X the number of neighbours required for a proliferating cell to turn quiescent is 4. This was determined by running several simulations at varying values to visually see how well a confluence formed. Too low a threshold and cells would turn quiescent even with space to proliferate and a higher value caused certain cells to be surrounded but not turn quiescent. The proliferative agent turns quiescent</w:t>
      </w:r>
      <w:r>
        <w:rPr>
          <w:rFonts w:eastAsia="Times New Roman"/>
          <w:sz w:val="22"/>
          <w:szCs w:val="22"/>
        </w:rPr>
        <w:t xml:space="preserve"> by removing the current PC from the simulation and creating a new QC agent in its place with the same: turnover, radius, and area</w:t>
      </w:r>
      <w:r w:rsidR="007B6C13">
        <w:rPr>
          <w:rFonts w:eastAsia="Times New Roman"/>
          <w:sz w:val="22"/>
          <w:szCs w:val="22"/>
        </w:rPr>
        <w:t xml:space="preserve"> as seen in Figure 5.X</w:t>
      </w:r>
      <w:r>
        <w:rPr>
          <w:rFonts w:eastAsia="Times New Roman"/>
          <w:sz w:val="22"/>
          <w:szCs w:val="22"/>
        </w:rPr>
        <w:t>.</w:t>
      </w:r>
    </w:p>
    <w:p w14:paraId="518A6A22" w14:textId="77777777" w:rsidR="003D16B2" w:rsidRDefault="003D16B2" w:rsidP="003204DD">
      <w:pPr>
        <w:ind w:left="1440"/>
        <w:rPr>
          <w:rFonts w:eastAsia="Times New Roman"/>
          <w:sz w:val="22"/>
          <w:szCs w:val="22"/>
        </w:rPr>
      </w:pPr>
    </w:p>
    <w:p w14:paraId="0B70C823" w14:textId="2BFD1674" w:rsidR="003D16B2" w:rsidRDefault="00B45E27" w:rsidP="00B45E27">
      <w:pPr>
        <w:rPr>
          <w:rFonts w:eastAsia="Times New Roman"/>
          <w:sz w:val="22"/>
          <w:szCs w:val="22"/>
        </w:rPr>
      </w:pPr>
      <w:r>
        <w:rPr>
          <w:rFonts w:eastAsia="Times New Roman"/>
          <w:noProof/>
          <w:sz w:val="22"/>
          <w:szCs w:val="22"/>
        </w:rPr>
        <w:drawing>
          <wp:inline distT="0" distB="0" distL="0" distR="0" wp14:anchorId="71943D00" wp14:editId="5790F4BC">
            <wp:extent cx="3709035" cy="626126"/>
            <wp:effectExtent l="0" t="0" r="0" b="8890"/>
            <wp:docPr id="52" name="Picture 52" descr="code_images/overlap_neighbou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de_images/overlap_neighbour_det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7853" cy="637743"/>
                    </a:xfrm>
                    <a:prstGeom prst="rect">
                      <a:avLst/>
                    </a:prstGeom>
                    <a:noFill/>
                    <a:ln>
                      <a:noFill/>
                    </a:ln>
                  </pic:spPr>
                </pic:pic>
              </a:graphicData>
            </a:graphic>
          </wp:inline>
        </w:drawing>
      </w:r>
    </w:p>
    <w:p w14:paraId="69295070" w14:textId="45FA9AFB" w:rsidR="00B45E27" w:rsidRDefault="00B45E27" w:rsidP="00B45E27">
      <w:pPr>
        <w:rPr>
          <w:rFonts w:eastAsia="Times New Roman"/>
          <w:sz w:val="22"/>
          <w:szCs w:val="22"/>
        </w:rPr>
      </w:pPr>
      <w:r>
        <w:rPr>
          <w:rFonts w:eastAsia="Times New Roman"/>
          <w:sz w:val="22"/>
          <w:szCs w:val="22"/>
        </w:rPr>
        <w:t xml:space="preserve">Figure 5.X: </w:t>
      </w:r>
      <w:r w:rsidR="00E7298E">
        <w:rPr>
          <w:rFonts w:eastAsia="Times New Roman"/>
          <w:sz w:val="22"/>
          <w:szCs w:val="22"/>
        </w:rPr>
        <w:t>correct overlap function detecting if cell is surrounded.</w:t>
      </w:r>
    </w:p>
    <w:p w14:paraId="00BA9D44" w14:textId="77777777" w:rsidR="003D16B2" w:rsidRPr="007929F6" w:rsidRDefault="003D16B2" w:rsidP="003D16B2">
      <w:pPr>
        <w:rPr>
          <w:rFonts w:eastAsia="Times New Roman"/>
          <w:sz w:val="22"/>
          <w:szCs w:val="22"/>
        </w:rPr>
      </w:pP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745BEC97" w14:textId="761DC078" w:rsidR="00FD38AB" w:rsidRPr="00FD38AB" w:rsidRDefault="00FD38AB" w:rsidP="00F30C9C">
      <w:pPr>
        <w:rPr>
          <w:rFonts w:eastAsia="Times New Roman"/>
          <w:sz w:val="22"/>
          <w:szCs w:val="22"/>
        </w:rPr>
      </w:pPr>
      <w:r>
        <w:rPr>
          <w:rFonts w:eastAsia="Times New Roman"/>
          <w:sz w:val="22"/>
          <w:szCs w:val="22"/>
        </w:rPr>
        <w:t>Figure 5.X Proliferating agent turning quiescent.</w:t>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0E286BD6" w14:textId="1213147A" w:rsidR="001844BB" w:rsidRDefault="00592198" w:rsidP="001844BB">
      <w:pPr>
        <w:ind w:left="720"/>
        <w:rPr>
          <w:rFonts w:eastAsia="Times New Roman"/>
          <w:szCs w:val="22"/>
        </w:rPr>
      </w:pPr>
      <w:r>
        <w:rPr>
          <w:rFonts w:eastAsia="Times New Roman"/>
          <w:szCs w:val="22"/>
        </w:rPr>
        <w:t>5.1.6.1 Create Agents</w:t>
      </w:r>
    </w:p>
    <w:p w14:paraId="0471413A" w14:textId="77777777" w:rsidR="001844BB" w:rsidRDefault="001844BB" w:rsidP="001844BB">
      <w:pPr>
        <w:ind w:left="1440"/>
        <w:rPr>
          <w:rFonts w:eastAsia="Times New Roman"/>
          <w:sz w:val="22"/>
          <w:szCs w:val="22"/>
        </w:rPr>
      </w:pPr>
      <w:r>
        <w:rPr>
          <w:rFonts w:eastAsia="Times New Roman"/>
          <w:szCs w:val="22"/>
        </w:rPr>
        <w:br/>
        <w:t xml:space="preserve">This function has been adapted from the original to include cell stages and to incorporate the new agents. </w:t>
      </w:r>
      <w:r>
        <w:rPr>
          <w:rFonts w:eastAsia="Times New Roman"/>
          <w:sz w:val="22"/>
          <w:szCs w:val="22"/>
        </w:rPr>
        <w:t xml:space="preserve">For the </w:t>
      </w:r>
      <w:proofErr w:type="gramStart"/>
      <w:r>
        <w:rPr>
          <w:rFonts w:eastAsia="Times New Roman"/>
          <w:sz w:val="22"/>
          <w:szCs w:val="22"/>
        </w:rPr>
        <w:t>user</w:t>
      </w:r>
      <w:proofErr w:type="gramEnd"/>
      <w:r>
        <w:rPr>
          <w:rFonts w:eastAsia="Times New Roman"/>
          <w:sz w:val="22"/>
          <w:szCs w:val="22"/>
        </w:rPr>
        <w:t xml:space="preserve"> defined number of starting senescent and proliferating cells, the function will create a new cell of that type with stochastic variables within ranges. Quiescent cells have not been implemented in this function as they are an emergent behaviour that occurs when a monolayer has formed.</w:t>
      </w:r>
    </w:p>
    <w:p w14:paraId="3AC760FA" w14:textId="07E003DF" w:rsidR="00592198" w:rsidRPr="001844BB" w:rsidRDefault="001844BB" w:rsidP="001844BB">
      <w:pPr>
        <w:ind w:left="1440"/>
        <w:rPr>
          <w:rFonts w:eastAsia="Times New Roman"/>
          <w:sz w:val="22"/>
          <w:szCs w:val="22"/>
        </w:rPr>
      </w:pPr>
      <w:r>
        <w:rPr>
          <w:rFonts w:eastAsia="Times New Roman"/>
          <w:sz w:val="22"/>
          <w:szCs w:val="22"/>
        </w:rPr>
        <w:t xml:space="preserve"> </w:t>
      </w:r>
    </w:p>
    <w:p w14:paraId="0DE02E57" w14:textId="77777777" w:rsidR="00592198" w:rsidRDefault="00592198" w:rsidP="00F30C9C">
      <w:pPr>
        <w:rPr>
          <w:rFonts w:eastAsia="Times New Roman"/>
          <w:szCs w:val="22"/>
        </w:rPr>
      </w:pPr>
    </w:p>
    <w:p w14:paraId="7D581AB6" w14:textId="7A7BBBEA" w:rsidR="00E51163" w:rsidRDefault="00592198" w:rsidP="00E51163">
      <w:pPr>
        <w:ind w:left="720"/>
        <w:rPr>
          <w:rFonts w:eastAsia="Times New Roman"/>
          <w:szCs w:val="22"/>
        </w:rPr>
      </w:pPr>
      <w:r>
        <w:rPr>
          <w:rFonts w:eastAsia="Times New Roman"/>
          <w:szCs w:val="22"/>
        </w:rPr>
        <w:t>5.1.6.2 Wound</w:t>
      </w:r>
    </w:p>
    <w:p w14:paraId="7F57B3F3" w14:textId="127AC6EF" w:rsidR="00592198" w:rsidRDefault="00D929C4" w:rsidP="00E51163">
      <w:pPr>
        <w:ind w:left="1440"/>
        <w:rPr>
          <w:rFonts w:eastAsia="Times New Roman"/>
          <w:sz w:val="22"/>
          <w:szCs w:val="22"/>
        </w:rPr>
      </w:pPr>
      <w:r>
        <w:rPr>
          <w:rFonts w:eastAsia="Times New Roman"/>
          <w:szCs w:val="22"/>
        </w:rPr>
        <w:br/>
      </w:r>
      <w:r>
        <w:rPr>
          <w:rFonts w:eastAsia="Times New Roman"/>
          <w:sz w:val="22"/>
          <w:szCs w:val="22"/>
        </w:rPr>
        <w:t>This function is used when the first confluence is created to form the simulated p20</w:t>
      </w:r>
      <w:r w:rsidR="00E51163">
        <w:rPr>
          <w:rFonts w:eastAsia="Times New Roman"/>
          <w:sz w:val="22"/>
          <w:szCs w:val="22"/>
        </w:rPr>
        <w:t xml:space="preserve"> </w:t>
      </w:r>
      <w:r>
        <w:rPr>
          <w:rFonts w:eastAsia="Times New Roman"/>
          <w:sz w:val="22"/>
          <w:szCs w:val="22"/>
        </w:rPr>
        <w:t xml:space="preserve">pipette wound. </w:t>
      </w:r>
      <w:r w:rsidR="005E0566">
        <w:rPr>
          <w:rFonts w:eastAsia="Times New Roman"/>
          <w:sz w:val="22"/>
          <w:szCs w:val="22"/>
        </w:rPr>
        <w:t xml:space="preserve">The wound is created across the whole Y axis but only by a user defined length across the centre of the X axis. The size of the wound can be altered on the command line before the simulation is run. Any cells that are within a x1 and x2 range are removed from the simulation using </w:t>
      </w:r>
      <w:proofErr w:type="gramStart"/>
      <w:r w:rsidR="005E0566">
        <w:rPr>
          <w:rFonts w:eastAsia="Times New Roman"/>
          <w:sz w:val="22"/>
          <w:szCs w:val="22"/>
        </w:rPr>
        <w:t>the .kill</w:t>
      </w:r>
      <w:proofErr w:type="gramEnd"/>
      <w:r w:rsidR="005E0566">
        <w:rPr>
          <w:rFonts w:eastAsia="Times New Roman"/>
          <w:sz w:val="22"/>
          <w:szCs w:val="22"/>
        </w:rPr>
        <w:t>_cell() method.</w:t>
      </w:r>
    </w:p>
    <w:p w14:paraId="3AA1FFF9" w14:textId="5AE0255A" w:rsidR="006A196E" w:rsidRDefault="006A196E" w:rsidP="00E51163">
      <w:pPr>
        <w:ind w:left="1440"/>
        <w:rPr>
          <w:rFonts w:eastAsia="Times New Roman"/>
          <w:sz w:val="22"/>
          <w:szCs w:val="22"/>
        </w:rPr>
      </w:pPr>
      <w:r>
        <w:rPr>
          <w:rFonts w:eastAsia="Times New Roman"/>
          <w:sz w:val="22"/>
          <w:szCs w:val="22"/>
        </w:rPr>
        <w:t xml:space="preserve">Special consideration has been given to the creation of chained comparisons with Figure 5.X being the desired implementation over Figure 5.X2. </w:t>
      </w:r>
    </w:p>
    <w:p w14:paraId="400C1479" w14:textId="77777777" w:rsidR="00D929C4" w:rsidRPr="00D929C4" w:rsidRDefault="00D929C4" w:rsidP="00F30C9C">
      <w:pPr>
        <w:rPr>
          <w:rFonts w:eastAsia="Times New Roman"/>
          <w:sz w:val="22"/>
          <w:szCs w:val="22"/>
        </w:rPr>
      </w:pPr>
    </w:p>
    <w:p w14:paraId="3434A4C1" w14:textId="2D6E9595" w:rsidR="00592198" w:rsidRDefault="00D929C4" w:rsidP="00F30C9C">
      <w:pPr>
        <w:rPr>
          <w:rFonts w:eastAsia="Times New Roman"/>
          <w:szCs w:val="22"/>
        </w:rPr>
      </w:pPr>
      <w:r>
        <w:rPr>
          <w:rFonts w:eastAsia="Times New Roman"/>
          <w:noProof/>
          <w:szCs w:val="22"/>
        </w:rPr>
        <w:drawing>
          <wp:inline distT="0" distB="0" distL="0" distR="0" wp14:anchorId="761CEA88" wp14:editId="4C3F9443">
            <wp:extent cx="5727065" cy="505460"/>
            <wp:effectExtent l="0" t="0" r="0" b="2540"/>
            <wp:docPr id="33" name="Picture 33" descr="code_images/wound_long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_images/wound_long_expres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505460"/>
                    </a:xfrm>
                    <a:prstGeom prst="rect">
                      <a:avLst/>
                    </a:prstGeom>
                    <a:noFill/>
                    <a:ln>
                      <a:noFill/>
                    </a:ln>
                  </pic:spPr>
                </pic:pic>
              </a:graphicData>
            </a:graphic>
          </wp:inline>
        </w:drawing>
      </w:r>
    </w:p>
    <w:p w14:paraId="0753FE9F" w14:textId="77777777" w:rsidR="00000A3D" w:rsidRDefault="00000A3D" w:rsidP="00F30C9C">
      <w:pPr>
        <w:rPr>
          <w:rFonts w:eastAsia="Times New Roman"/>
          <w:szCs w:val="22"/>
        </w:rPr>
      </w:pPr>
    </w:p>
    <w:p w14:paraId="141B6F4A" w14:textId="201503A4" w:rsidR="00D929C4" w:rsidRDefault="00D929C4" w:rsidP="00F30C9C">
      <w:pPr>
        <w:rPr>
          <w:rFonts w:eastAsia="Times New Roman"/>
          <w:szCs w:val="22"/>
        </w:rPr>
      </w:pPr>
      <w:r>
        <w:rPr>
          <w:rFonts w:eastAsia="Times New Roman"/>
          <w:noProof/>
          <w:szCs w:val="22"/>
        </w:rPr>
        <w:drawing>
          <wp:inline distT="0" distB="0" distL="0" distR="0" wp14:anchorId="613962C6" wp14:editId="1DA9F435">
            <wp:extent cx="3594735" cy="495973"/>
            <wp:effectExtent l="0" t="0" r="12065" b="12065"/>
            <wp:docPr id="34" name="Picture 34" descr="code_images/wound_short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de_images/wound_short_express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895" cy="513931"/>
                    </a:xfrm>
                    <a:prstGeom prst="rect">
                      <a:avLst/>
                    </a:prstGeom>
                    <a:noFill/>
                    <a:ln>
                      <a:noFill/>
                    </a:ln>
                  </pic:spPr>
                </pic:pic>
              </a:graphicData>
            </a:graphic>
          </wp:inline>
        </w:drawing>
      </w:r>
    </w:p>
    <w:p w14:paraId="08D181E7" w14:textId="77777777" w:rsidR="00D929C4" w:rsidRDefault="00D929C4" w:rsidP="00F30C9C">
      <w:pPr>
        <w:rPr>
          <w:rFonts w:eastAsia="Times New Roman"/>
          <w:szCs w:val="22"/>
        </w:rPr>
      </w:pPr>
    </w:p>
    <w:p w14:paraId="62A15B4D" w14:textId="5041955A"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4EF6D9C" w14:textId="56926544" w:rsidR="00DD6F5D" w:rsidRPr="00DD6F5D" w:rsidRDefault="00DD6F5D" w:rsidP="00703552">
      <w:pPr>
        <w:ind w:left="720"/>
        <w:rPr>
          <w:rFonts w:eastAsia="Times New Roman"/>
          <w:sz w:val="22"/>
          <w:szCs w:val="22"/>
        </w:rPr>
      </w:pPr>
      <w:r>
        <w:rPr>
          <w:rFonts w:eastAsia="Times New Roman"/>
          <w:sz w:val="22"/>
          <w:szCs w:val="22"/>
        </w:rPr>
        <w:t xml:space="preserve">This class has been mainly left as is from the original as it already works off a model of cell correction from literature [Is this true?] It works by using a brute force approach to </w:t>
      </w:r>
      <w:r w:rsidR="00FC3B21">
        <w:rPr>
          <w:rFonts w:eastAsia="Times New Roman"/>
          <w:sz w:val="22"/>
          <w:szCs w:val="22"/>
        </w:rPr>
        <w:t xml:space="preserve">correct the overlap. First each cell from the environment is added to a list ‘cells’. This list of cells is iterated through in turn with each cell </w:t>
      </w:r>
      <w:proofErr w:type="spellStart"/>
      <w:r w:rsidR="00FC3B21">
        <w:rPr>
          <w:rFonts w:eastAsia="Times New Roman"/>
          <w:sz w:val="22"/>
          <w:szCs w:val="22"/>
        </w:rPr>
        <w:t>i</w:t>
      </w:r>
      <w:proofErr w:type="spellEnd"/>
      <w:r w:rsidR="00FC3B21">
        <w:rPr>
          <w:rFonts w:eastAsia="Times New Roman"/>
          <w:sz w:val="22"/>
          <w:szCs w:val="22"/>
        </w:rPr>
        <w:t xml:space="preserve"> compared with each other cell j to see if their current position on the environment and the size of each cell causes them to overlap. A list of overlapping cells is then created and passed to the correct overlap function where </w:t>
      </w:r>
      <w:r w:rsidR="00703552">
        <w:rPr>
          <w:rFonts w:eastAsia="Times New Roman"/>
          <w:sz w:val="22"/>
          <w:szCs w:val="22"/>
        </w:rPr>
        <w:t xml:space="preserve">the cells are assigned new positions to ensure they no longer overlap. However, moving the cells to a new position can cause them to overlap with another cell and so the process must be repeated until no cells are overlapping. </w:t>
      </w:r>
    </w:p>
    <w:p w14:paraId="404CB5D7" w14:textId="77777777" w:rsidR="00DD6F5D" w:rsidRDefault="00DD6F5D"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3195D23B" w14:textId="7E745E73" w:rsidR="00AA6393" w:rsidRDefault="00AA6393" w:rsidP="00BE0165">
      <w:pPr>
        <w:ind w:left="720"/>
        <w:rPr>
          <w:rFonts w:eastAsia="Times New Roman"/>
          <w:sz w:val="22"/>
          <w:szCs w:val="22"/>
        </w:rPr>
      </w:pPr>
      <w:r>
        <w:rPr>
          <w:rFonts w:eastAsia="Times New Roman"/>
          <w:sz w:val="22"/>
          <w:szCs w:val="22"/>
        </w:rPr>
        <w:t xml:space="preserve">A novel approach has been taken for the detection of a confluence. It works off the emergence behaviour of quiescence which only occurs when the cell density is high enough </w:t>
      </w:r>
      <w:r>
        <w:rPr>
          <w:rFonts w:eastAsia="Times New Roman"/>
          <w:sz w:val="22"/>
          <w:szCs w:val="22"/>
        </w:rPr>
        <w:lastRenderedPageBreak/>
        <w:t xml:space="preserve">to prevent proliferation and creation of new cells. </w:t>
      </w:r>
      <w:r w:rsidR="00403107">
        <w:rPr>
          <w:rFonts w:eastAsia="Times New Roman"/>
          <w:sz w:val="22"/>
          <w:szCs w:val="22"/>
        </w:rPr>
        <w:t>When the total number of quiescent cells have passed a threshold, a confluence has formed. Here the threshold has been set to be ¼ the number of proliferative cells as this gave the best results.</w:t>
      </w:r>
    </w:p>
    <w:p w14:paraId="0B3DDF29" w14:textId="0C42F5A0" w:rsidR="002A4F6B" w:rsidRDefault="002A4F6B" w:rsidP="00BE0165">
      <w:pPr>
        <w:ind w:left="720"/>
        <w:rPr>
          <w:rFonts w:eastAsia="Times New Roman"/>
          <w:sz w:val="22"/>
          <w:szCs w:val="22"/>
        </w:rPr>
      </w:pPr>
      <w:r>
        <w:rPr>
          <w:rFonts w:eastAsia="Times New Roman"/>
          <w:sz w:val="22"/>
          <w:szCs w:val="22"/>
        </w:rPr>
        <w:t>After the first confluence, the wound is simulated and it takes an iteration for the quiescent cells to notice the extra space and differentiate back to proliferative cells.</w:t>
      </w:r>
    </w:p>
    <w:p w14:paraId="782BA604" w14:textId="47E07811" w:rsidR="002A4F6B" w:rsidRDefault="002A4F6B" w:rsidP="00BE0165">
      <w:pPr>
        <w:ind w:left="720"/>
        <w:rPr>
          <w:rFonts w:eastAsia="Times New Roman"/>
          <w:sz w:val="22"/>
          <w:szCs w:val="22"/>
        </w:rPr>
      </w:pPr>
      <w:r>
        <w:rPr>
          <w:rFonts w:eastAsia="Times New Roman"/>
          <w:sz w:val="22"/>
          <w:szCs w:val="22"/>
        </w:rPr>
        <w:t>When the second confluence has occurred, the simulation is halted and the total time for the wound to heal is output.</w:t>
      </w:r>
    </w:p>
    <w:p w14:paraId="1CE9793A" w14:textId="77777777" w:rsidR="00403107" w:rsidRPr="00AA6393" w:rsidRDefault="00403107" w:rsidP="00F30C9C">
      <w:pPr>
        <w:rPr>
          <w:rFonts w:eastAsia="Times New Roman"/>
          <w:sz w:val="22"/>
          <w:szCs w:val="22"/>
        </w:rPr>
      </w:pPr>
    </w:p>
    <w:p w14:paraId="5BAEFB92" w14:textId="497F9715" w:rsidR="00AA6393" w:rsidRDefault="00403107" w:rsidP="00F30C9C">
      <w:pPr>
        <w:rPr>
          <w:rFonts w:eastAsia="Times New Roman"/>
          <w:szCs w:val="22"/>
        </w:rPr>
      </w:pPr>
      <w:r>
        <w:rPr>
          <w:rFonts w:eastAsia="Times New Roman"/>
          <w:noProof/>
          <w:szCs w:val="22"/>
        </w:rPr>
        <w:drawing>
          <wp:inline distT="0" distB="0" distL="0" distR="0" wp14:anchorId="580E1704" wp14:editId="22D466FC">
            <wp:extent cx="5727065" cy="2057400"/>
            <wp:effectExtent l="0" t="0" r="0" b="0"/>
            <wp:docPr id="35" name="Picture 35" descr="code_images/confluenc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_images/confluence_det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Default="002E5920" w:rsidP="005C2860"/>
    <w:p w14:paraId="60A72031" w14:textId="31FDB85F" w:rsidR="00883E9D" w:rsidRDefault="00883E9D" w:rsidP="00883E9D">
      <w:pPr>
        <w:ind w:left="720"/>
        <w:rPr>
          <w:sz w:val="22"/>
        </w:rPr>
      </w:pPr>
      <w:r>
        <w:rPr>
          <w:sz w:val="22"/>
        </w:rPr>
        <w:t>The program does not utilise a GUI and therefore all conditions for the simulation must be given at the start on the command line. The conditions that can be changed are: the size of the model, the starting number of senescent cells, the starting number of proliferating cells, the number of iterations to mode, the size of the wound, and the name of the directory to save the output graphs.</w:t>
      </w:r>
      <w:r w:rsidR="00EC03E4">
        <w:rPr>
          <w:sz w:val="22"/>
        </w:rPr>
        <w:t xml:space="preserve"> These conditions are then passed through the program to where they are needed.</w:t>
      </w:r>
    </w:p>
    <w:p w14:paraId="099785E6" w14:textId="77777777" w:rsidR="00883E9D" w:rsidRPr="00883E9D" w:rsidRDefault="00883E9D" w:rsidP="005C2860">
      <w:pPr>
        <w:rPr>
          <w:sz w:val="22"/>
        </w:rPr>
      </w:pPr>
    </w:p>
    <w:p w14:paraId="068AE0B4" w14:textId="418D7973" w:rsidR="00883E9D" w:rsidRDefault="00883E9D" w:rsidP="005C2860">
      <w:r>
        <w:rPr>
          <w:noProof/>
        </w:rPr>
        <w:drawing>
          <wp:inline distT="0" distB="0" distL="0" distR="0" wp14:anchorId="7AA00A40" wp14:editId="06DC03E1">
            <wp:extent cx="5727065" cy="216535"/>
            <wp:effectExtent l="0" t="0" r="0" b="12065"/>
            <wp:docPr id="36" name="Picture 36" descr="code_images/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_images/command_l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216535"/>
                    </a:xfrm>
                    <a:prstGeom prst="rect">
                      <a:avLst/>
                    </a:prstGeom>
                    <a:noFill/>
                    <a:ln>
                      <a:noFill/>
                    </a:ln>
                  </pic:spPr>
                </pic:pic>
              </a:graphicData>
            </a:graphic>
          </wp:inline>
        </w:drawing>
      </w:r>
    </w:p>
    <w:p w14:paraId="062ADBD9" w14:textId="77777777" w:rsidR="00F56BC8" w:rsidRDefault="00F56BC8" w:rsidP="005C2860"/>
    <w:p w14:paraId="04E24BAB" w14:textId="533972D0" w:rsidR="00883E9D" w:rsidRDefault="00F56BC8" w:rsidP="005C2860">
      <w:r>
        <w:rPr>
          <w:noProof/>
        </w:rPr>
        <w:drawing>
          <wp:inline distT="0" distB="0" distL="0" distR="0" wp14:anchorId="26B5B69A" wp14:editId="6379D050">
            <wp:extent cx="5089525" cy="288925"/>
            <wp:effectExtent l="0" t="0" r="0" b="0"/>
            <wp:docPr id="37" name="Picture 37" descr="code_images/command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_images/command_line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288925"/>
                    </a:xfrm>
                    <a:prstGeom prst="rect">
                      <a:avLst/>
                    </a:prstGeom>
                    <a:noFill/>
                    <a:ln>
                      <a:noFill/>
                    </a:ln>
                  </pic:spPr>
                </pic:pic>
              </a:graphicData>
            </a:graphic>
          </wp:inline>
        </w:drawing>
      </w:r>
    </w:p>
    <w:p w14:paraId="0C2BD168" w14:textId="77777777" w:rsidR="00301FCE" w:rsidRDefault="00301FCE" w:rsidP="005C2860"/>
    <w:p w14:paraId="50B9B592" w14:textId="45168652" w:rsidR="00304DE7" w:rsidRDefault="00301FCE" w:rsidP="006B4D5E">
      <w:pPr>
        <w:pStyle w:val="ListParagraph"/>
        <w:ind w:left="0"/>
        <w:rPr>
          <w:rFonts w:ascii="Times New Roman" w:eastAsia="Times New Roman" w:hAnsi="Times New Roman" w:cs="Times New Roman"/>
          <w:b/>
          <w:szCs w:val="22"/>
        </w:rPr>
      </w:pPr>
      <w:r>
        <w:rPr>
          <w:rFonts w:ascii="Times New Roman" w:eastAsia="Times New Roman" w:hAnsi="Times New Roman" w:cs="Times New Roman"/>
          <w:b/>
          <w:szCs w:val="22"/>
        </w:rPr>
        <w:t>5.X Overview of Parameters</w:t>
      </w:r>
    </w:p>
    <w:p w14:paraId="1D49B5DD"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Ind w:w="1440" w:type="dxa"/>
        <w:tblLook w:val="04A0" w:firstRow="1" w:lastRow="0" w:firstColumn="1" w:lastColumn="0" w:noHBand="0" w:noVBand="1"/>
      </w:tblPr>
      <w:tblGrid>
        <w:gridCol w:w="2762"/>
        <w:gridCol w:w="2487"/>
        <w:gridCol w:w="2321"/>
      </w:tblGrid>
      <w:tr w:rsidR="00301FCE" w:rsidRPr="00226F61" w14:paraId="3E2A506B" w14:textId="77777777" w:rsidTr="00F4630A">
        <w:tc>
          <w:tcPr>
            <w:tcW w:w="2762" w:type="dxa"/>
            <w:vAlign w:val="center"/>
          </w:tcPr>
          <w:p w14:paraId="6AFFB916"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6F6C780D"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2F467CB1"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301FCE" w:rsidRPr="00226F61" w14:paraId="5484AD81" w14:textId="77777777" w:rsidTr="00F4630A">
        <w:trPr>
          <w:trHeight w:val="296"/>
        </w:trPr>
        <w:tc>
          <w:tcPr>
            <w:tcW w:w="2762" w:type="dxa"/>
            <w:vAlign w:val="center"/>
          </w:tcPr>
          <w:p w14:paraId="785BE299"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diameter</w:t>
            </w:r>
          </w:p>
        </w:tc>
        <w:tc>
          <w:tcPr>
            <w:tcW w:w="2487" w:type="dxa"/>
            <w:vAlign w:val="center"/>
          </w:tcPr>
          <w:p w14:paraId="7810FD9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3EDD8D5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5F3E2BA5" w14:textId="77777777" w:rsidTr="00F4630A">
        <w:tc>
          <w:tcPr>
            <w:tcW w:w="2762" w:type="dxa"/>
            <w:vAlign w:val="center"/>
          </w:tcPr>
          <w:p w14:paraId="010118B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221DD8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6E0F6262"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BB60BE7" w14:textId="77777777" w:rsidTr="00F4630A">
        <w:trPr>
          <w:trHeight w:val="287"/>
        </w:trPr>
        <w:tc>
          <w:tcPr>
            <w:tcW w:w="2762" w:type="dxa"/>
            <w:vAlign w:val="center"/>
          </w:tcPr>
          <w:p w14:paraId="6F1D39AC"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speed</w:t>
            </w:r>
          </w:p>
        </w:tc>
        <w:tc>
          <w:tcPr>
            <w:tcW w:w="2487" w:type="dxa"/>
            <w:vAlign w:val="center"/>
          </w:tcPr>
          <w:p w14:paraId="4F3A686E"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EC5220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706FBA8C" w14:textId="77777777" w:rsidTr="00F4630A">
        <w:tc>
          <w:tcPr>
            <w:tcW w:w="2762" w:type="dxa"/>
            <w:vAlign w:val="center"/>
          </w:tcPr>
          <w:p w14:paraId="51F375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03F783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498E3AB9"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AF9BE49" w14:textId="77777777" w:rsidTr="00F4630A">
        <w:tc>
          <w:tcPr>
            <w:tcW w:w="2762" w:type="dxa"/>
            <w:vAlign w:val="center"/>
          </w:tcPr>
          <w:p w14:paraId="095489E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direction</w:t>
            </w:r>
          </w:p>
        </w:tc>
        <w:tc>
          <w:tcPr>
            <w:tcW w:w="2487" w:type="dxa"/>
            <w:vAlign w:val="center"/>
          </w:tcPr>
          <w:p w14:paraId="0B3BB5F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CC19EE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5476E4E2" w14:textId="77777777" w:rsidTr="00F4630A">
        <w:tc>
          <w:tcPr>
            <w:tcW w:w="2762" w:type="dxa"/>
            <w:vAlign w:val="center"/>
          </w:tcPr>
          <w:p w14:paraId="5A05E3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growth factor</w:t>
            </w:r>
          </w:p>
        </w:tc>
        <w:tc>
          <w:tcPr>
            <w:tcW w:w="2487" w:type="dxa"/>
            <w:vAlign w:val="center"/>
          </w:tcPr>
          <w:p w14:paraId="2EF42A44"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68064A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C804886" w14:textId="77777777" w:rsidTr="00F4630A">
        <w:tc>
          <w:tcPr>
            <w:tcW w:w="2762" w:type="dxa"/>
            <w:vAlign w:val="center"/>
          </w:tcPr>
          <w:p w14:paraId="7037954E"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1F67BE0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69F30E81"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33BB979" w14:textId="77777777" w:rsidTr="00F4630A">
        <w:tc>
          <w:tcPr>
            <w:tcW w:w="2762" w:type="dxa"/>
            <w:vAlign w:val="center"/>
          </w:tcPr>
          <w:p w14:paraId="506B18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turnover time</w:t>
            </w:r>
          </w:p>
        </w:tc>
        <w:tc>
          <w:tcPr>
            <w:tcW w:w="2487" w:type="dxa"/>
            <w:vAlign w:val="center"/>
          </w:tcPr>
          <w:p w14:paraId="37967AA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22EB2D7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DC3A151" w14:textId="77777777" w:rsidTr="00F4630A">
        <w:tc>
          <w:tcPr>
            <w:tcW w:w="2762" w:type="dxa"/>
            <w:vAlign w:val="center"/>
          </w:tcPr>
          <w:p w14:paraId="154713E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62D245B3"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37C8CF4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53365D2" w14:textId="77777777" w:rsidTr="00F4630A">
        <w:tc>
          <w:tcPr>
            <w:tcW w:w="2762" w:type="dxa"/>
            <w:vAlign w:val="center"/>
          </w:tcPr>
          <w:p w14:paraId="45107CD0" w14:textId="77777777" w:rsidR="00301FCE" w:rsidRPr="00226F61" w:rsidRDefault="00301FCE" w:rsidP="00F4630A">
            <w:pPr>
              <w:pStyle w:val="ListParagraph"/>
              <w:ind w:left="0"/>
              <w:jc w:val="center"/>
              <w:rPr>
                <w:rFonts w:ascii="Times New Roman" w:hAnsi="Times New Roman" w:cs="Times New Roman"/>
                <w:sz w:val="22"/>
                <w:szCs w:val="22"/>
              </w:rPr>
            </w:pPr>
            <w:proofErr w:type="gramStart"/>
            <w:r w:rsidRPr="00226F61">
              <w:rPr>
                <w:rFonts w:ascii="Times New Roman" w:hAnsi="Times New Roman" w:cs="Times New Roman"/>
                <w:sz w:val="22"/>
                <w:szCs w:val="22"/>
              </w:rPr>
              <w:t>Time period</w:t>
            </w:r>
            <w:proofErr w:type="gramEnd"/>
          </w:p>
        </w:tc>
        <w:tc>
          <w:tcPr>
            <w:tcW w:w="2487" w:type="dxa"/>
            <w:vAlign w:val="center"/>
          </w:tcPr>
          <w:p w14:paraId="24910FF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Pr="00226F61">
              <w:rPr>
                <w:rFonts w:ascii="Times New Roman" w:hAnsi="Times New Roman" w:cs="Times New Roman"/>
                <w:sz w:val="22"/>
                <w:szCs w:val="22"/>
              </w:rPr>
              <w:t xml:space="preserve"> hours</w:t>
            </w:r>
          </w:p>
        </w:tc>
        <w:tc>
          <w:tcPr>
            <w:tcW w:w="2321" w:type="dxa"/>
          </w:tcPr>
          <w:p w14:paraId="6C1ED08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69FBE468"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Look w:val="04A0" w:firstRow="1" w:lastRow="0" w:firstColumn="1" w:lastColumn="0" w:noHBand="0" w:noVBand="1"/>
      </w:tblPr>
      <w:tblGrid>
        <w:gridCol w:w="3003"/>
        <w:gridCol w:w="3003"/>
        <w:gridCol w:w="3004"/>
      </w:tblGrid>
      <w:tr w:rsidR="003F4CC1" w14:paraId="09A1A14C" w14:textId="77777777" w:rsidTr="003F4CC1">
        <w:tc>
          <w:tcPr>
            <w:tcW w:w="3003" w:type="dxa"/>
          </w:tcPr>
          <w:p w14:paraId="7D7205DE" w14:textId="030133BF"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Parameter Name</w:t>
            </w:r>
          </w:p>
        </w:tc>
        <w:tc>
          <w:tcPr>
            <w:tcW w:w="3003" w:type="dxa"/>
          </w:tcPr>
          <w:p w14:paraId="1A57FFC0" w14:textId="602AE2DA"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Value</w:t>
            </w:r>
          </w:p>
        </w:tc>
        <w:tc>
          <w:tcPr>
            <w:tcW w:w="3004" w:type="dxa"/>
          </w:tcPr>
          <w:p w14:paraId="3CFB2405" w14:textId="31659534"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Source</w:t>
            </w:r>
          </w:p>
        </w:tc>
      </w:tr>
      <w:tr w:rsidR="000551F6" w14:paraId="180F5C44" w14:textId="77777777" w:rsidTr="003F0854">
        <w:tc>
          <w:tcPr>
            <w:tcW w:w="3003" w:type="dxa"/>
          </w:tcPr>
          <w:p w14:paraId="2A885FAA" w14:textId="5D14383B"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Time Step</w:t>
            </w:r>
          </w:p>
        </w:tc>
        <w:tc>
          <w:tcPr>
            <w:tcW w:w="3003" w:type="dxa"/>
          </w:tcPr>
          <w:p w14:paraId="4CCAD7CC" w14:textId="383BF44C"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 hours</w:t>
            </w:r>
          </w:p>
        </w:tc>
        <w:tc>
          <w:tcPr>
            <w:tcW w:w="3004" w:type="dxa"/>
          </w:tcPr>
          <w:p w14:paraId="46FAA16B" w14:textId="0585CC96" w:rsidR="000551F6" w:rsidRPr="000551F6" w:rsidRDefault="000551F6"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0D86DCF9" w14:textId="77777777" w:rsidTr="00F4630A">
        <w:tc>
          <w:tcPr>
            <w:tcW w:w="9010" w:type="dxa"/>
            <w:gridSpan w:val="3"/>
          </w:tcPr>
          <w:p w14:paraId="37492E6D" w14:textId="22D1B1E1"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Proliferating Cells</w:t>
            </w:r>
          </w:p>
        </w:tc>
      </w:tr>
      <w:tr w:rsidR="003F4CC1" w14:paraId="6AC69E70" w14:textId="77777777" w:rsidTr="003F4CC1">
        <w:tc>
          <w:tcPr>
            <w:tcW w:w="3003" w:type="dxa"/>
          </w:tcPr>
          <w:p w14:paraId="09D7F9FA" w14:textId="0DB16581"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 xml:space="preserve">Min </w:t>
            </w:r>
            <w:r w:rsidR="003F4CC1" w:rsidRPr="00B60504">
              <w:rPr>
                <w:rFonts w:ascii="Times New Roman" w:eastAsia="Times New Roman" w:hAnsi="Times New Roman" w:cs="Times New Roman"/>
                <w:sz w:val="22"/>
                <w:szCs w:val="22"/>
              </w:rPr>
              <w:t>Radius</w:t>
            </w:r>
          </w:p>
        </w:tc>
        <w:tc>
          <w:tcPr>
            <w:tcW w:w="3003" w:type="dxa"/>
          </w:tcPr>
          <w:p w14:paraId="3D9DA42B" w14:textId="15B3552A"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63AFCFE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42AC8A99" w14:textId="77777777" w:rsidTr="003F4CC1">
        <w:tc>
          <w:tcPr>
            <w:tcW w:w="3003" w:type="dxa"/>
          </w:tcPr>
          <w:p w14:paraId="60B91543" w14:textId="4962CEC8"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lastRenderedPageBreak/>
              <w:t>Speed</w:t>
            </w:r>
          </w:p>
        </w:tc>
        <w:tc>
          <w:tcPr>
            <w:tcW w:w="3003" w:type="dxa"/>
          </w:tcPr>
          <w:p w14:paraId="37719ECE" w14:textId="1432FCA7"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 / min</w:t>
            </w:r>
          </w:p>
        </w:tc>
        <w:tc>
          <w:tcPr>
            <w:tcW w:w="3004" w:type="dxa"/>
          </w:tcPr>
          <w:p w14:paraId="1CE61B28" w14:textId="25D494B5" w:rsidR="003F4CC1"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18BFFE83" w14:textId="77777777" w:rsidTr="003F4CC1">
        <w:tc>
          <w:tcPr>
            <w:tcW w:w="3003" w:type="dxa"/>
          </w:tcPr>
          <w:p w14:paraId="704DEAD8" w14:textId="6EA39995"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78374372" w14:textId="1C1F501E"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Random</w:t>
            </w:r>
          </w:p>
        </w:tc>
        <w:tc>
          <w:tcPr>
            <w:tcW w:w="3004" w:type="dxa"/>
          </w:tcPr>
          <w:p w14:paraId="7B236AAA" w14:textId="785155B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3F4CC1" w14:paraId="01D9E75D" w14:textId="77777777" w:rsidTr="003F4CC1">
        <w:tc>
          <w:tcPr>
            <w:tcW w:w="3003" w:type="dxa"/>
          </w:tcPr>
          <w:p w14:paraId="189399B8" w14:textId="18629EC2"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w:t>
            </w:r>
            <w:r w:rsidR="003F4CC1" w:rsidRPr="00B60504">
              <w:rPr>
                <w:rFonts w:ascii="Times New Roman" w:eastAsia="Times New Roman" w:hAnsi="Times New Roman" w:cs="Times New Roman"/>
                <w:sz w:val="22"/>
                <w:szCs w:val="22"/>
              </w:rPr>
              <w:t>ate</w:t>
            </w:r>
          </w:p>
        </w:tc>
        <w:tc>
          <w:tcPr>
            <w:tcW w:w="3003" w:type="dxa"/>
          </w:tcPr>
          <w:p w14:paraId="717CEF2C" w14:textId="29D14EEB"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Double during cycle</w:t>
            </w:r>
          </w:p>
        </w:tc>
        <w:tc>
          <w:tcPr>
            <w:tcW w:w="3004" w:type="dxa"/>
          </w:tcPr>
          <w:p w14:paraId="60F0683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5F4BD9" w14:textId="77777777" w:rsidTr="003F4CC1">
        <w:tc>
          <w:tcPr>
            <w:tcW w:w="3003" w:type="dxa"/>
          </w:tcPr>
          <w:p w14:paraId="1F8D79CF" w14:textId="04900BB8"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P</w:t>
            </w:r>
            <w:r w:rsidR="003F4CC1" w:rsidRPr="00B60504">
              <w:rPr>
                <w:rFonts w:ascii="Times New Roman" w:eastAsia="Times New Roman" w:hAnsi="Times New Roman" w:cs="Times New Roman"/>
                <w:sz w:val="22"/>
                <w:szCs w:val="22"/>
              </w:rPr>
              <w:t>roliferation</w:t>
            </w:r>
          </w:p>
        </w:tc>
        <w:tc>
          <w:tcPr>
            <w:tcW w:w="3003" w:type="dxa"/>
          </w:tcPr>
          <w:p w14:paraId="1186B553" w14:textId="0E176DD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50</w:t>
            </w:r>
          </w:p>
        </w:tc>
        <w:tc>
          <w:tcPr>
            <w:tcW w:w="3004" w:type="dxa"/>
          </w:tcPr>
          <w:p w14:paraId="77E6E154"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37BD649E" w14:textId="77777777" w:rsidTr="003F4CC1">
        <w:tc>
          <w:tcPr>
            <w:tcW w:w="3003" w:type="dxa"/>
          </w:tcPr>
          <w:p w14:paraId="35EDB93F" w14:textId="2416E2D9"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Cycle Time</w:t>
            </w:r>
          </w:p>
        </w:tc>
        <w:tc>
          <w:tcPr>
            <w:tcW w:w="3003" w:type="dxa"/>
          </w:tcPr>
          <w:p w14:paraId="7BE871A3" w14:textId="6074E4DD"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24 hours</w:t>
            </w:r>
          </w:p>
        </w:tc>
        <w:tc>
          <w:tcPr>
            <w:tcW w:w="3004" w:type="dxa"/>
          </w:tcPr>
          <w:p w14:paraId="1F5C6C8F"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0DA505" w14:textId="77777777" w:rsidTr="003F4CC1">
        <w:tc>
          <w:tcPr>
            <w:tcW w:w="3003" w:type="dxa"/>
          </w:tcPr>
          <w:p w14:paraId="2771AD2C" w14:textId="09EB8E10"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Num Stages</w:t>
            </w:r>
          </w:p>
        </w:tc>
        <w:tc>
          <w:tcPr>
            <w:tcW w:w="3003" w:type="dxa"/>
          </w:tcPr>
          <w:p w14:paraId="4F0D42F5" w14:textId="35F7F9EB"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4</w:t>
            </w:r>
          </w:p>
        </w:tc>
        <w:tc>
          <w:tcPr>
            <w:tcW w:w="3004" w:type="dxa"/>
          </w:tcPr>
          <w:p w14:paraId="4ACE7FE7" w14:textId="7C7DF993"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B60504" w14:paraId="26CA511E" w14:textId="77777777" w:rsidTr="00F4630A">
        <w:tc>
          <w:tcPr>
            <w:tcW w:w="9010" w:type="dxa"/>
            <w:gridSpan w:val="3"/>
          </w:tcPr>
          <w:p w14:paraId="16110A71" w14:textId="067A64DC"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Senescent Cells</w:t>
            </w:r>
          </w:p>
        </w:tc>
      </w:tr>
      <w:tr w:rsidR="00B60504" w14:paraId="616D01CD" w14:textId="77777777" w:rsidTr="003F4CC1">
        <w:tc>
          <w:tcPr>
            <w:tcW w:w="3003" w:type="dxa"/>
          </w:tcPr>
          <w:p w14:paraId="786B8392" w14:textId="05C242E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FA37ED6" w14:textId="4B17834B" w:rsidR="00B60504" w:rsidRPr="00B60504" w:rsidRDefault="00B60504" w:rsidP="00B60504">
            <w:pPr>
              <w:pStyle w:val="ListParagraph"/>
              <w:ind w:left="0"/>
              <w:jc w:val="center"/>
              <w:rPr>
                <w:rFonts w:ascii="Times New Roman" w:eastAsia="Times New Roman" w:hAnsi="Times New Roman" w:cs="Times New Roman"/>
                <w:sz w:val="22"/>
                <w:szCs w:val="22"/>
              </w:rPr>
            </w:pPr>
            <w:bookmarkStart w:id="192" w:name="OLE_LINK5"/>
            <w:bookmarkStart w:id="193" w:name="OLE_LINK6"/>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bookmarkEnd w:id="192"/>
            <w:bookmarkEnd w:id="193"/>
          </w:p>
        </w:tc>
        <w:tc>
          <w:tcPr>
            <w:tcW w:w="3004" w:type="dxa"/>
          </w:tcPr>
          <w:p w14:paraId="4E45A8E4" w14:textId="2BF46D54"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F063AB7" w14:textId="77777777" w:rsidTr="003F4CC1">
        <w:tc>
          <w:tcPr>
            <w:tcW w:w="3003" w:type="dxa"/>
          </w:tcPr>
          <w:p w14:paraId="744A8DD8" w14:textId="49DB7A1D"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6B30889C" w14:textId="7EE73040"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FF5AD4D"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3627FCC2" w14:textId="77777777" w:rsidTr="003F4CC1">
        <w:tc>
          <w:tcPr>
            <w:tcW w:w="3003" w:type="dxa"/>
          </w:tcPr>
          <w:p w14:paraId="2F20B162" w14:textId="46EE1A95"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1441BC4B" w14:textId="7361C4E6"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8E14BDC" w14:textId="004BD4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21DB1EAE" w14:textId="77777777" w:rsidTr="003F4CC1">
        <w:tc>
          <w:tcPr>
            <w:tcW w:w="3003" w:type="dxa"/>
          </w:tcPr>
          <w:p w14:paraId="0F48AE59" w14:textId="27C1B6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725533F7" w14:textId="2C03F3E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3 years</w:t>
            </w:r>
          </w:p>
        </w:tc>
        <w:tc>
          <w:tcPr>
            <w:tcW w:w="3004" w:type="dxa"/>
          </w:tcPr>
          <w:p w14:paraId="49B78E4E"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486305D" w14:textId="77777777" w:rsidTr="003F4CC1">
        <w:tc>
          <w:tcPr>
            <w:tcW w:w="3003" w:type="dxa"/>
          </w:tcPr>
          <w:p w14:paraId="6F4C162D" w14:textId="378E6C3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Rate</w:t>
            </w:r>
          </w:p>
        </w:tc>
        <w:tc>
          <w:tcPr>
            <w:tcW w:w="3003" w:type="dxa"/>
          </w:tcPr>
          <w:p w14:paraId="54FBB030" w14:textId="2C29D4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10 times in 2 weeks</w:t>
            </w:r>
          </w:p>
        </w:tc>
        <w:tc>
          <w:tcPr>
            <w:tcW w:w="3004" w:type="dxa"/>
          </w:tcPr>
          <w:p w14:paraId="56A2F462" w14:textId="60BE65D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Domain Expert</w:t>
            </w:r>
          </w:p>
        </w:tc>
      </w:tr>
      <w:tr w:rsidR="00B60504" w14:paraId="745D10CD" w14:textId="77777777" w:rsidTr="00F4630A">
        <w:tc>
          <w:tcPr>
            <w:tcW w:w="9010" w:type="dxa"/>
            <w:gridSpan w:val="3"/>
          </w:tcPr>
          <w:p w14:paraId="438C31BE" w14:textId="3764A4D3"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Quiescent Cells</w:t>
            </w:r>
          </w:p>
        </w:tc>
      </w:tr>
      <w:tr w:rsidR="00B60504" w14:paraId="4FE44F3C" w14:textId="77777777" w:rsidTr="00F4630A">
        <w:tc>
          <w:tcPr>
            <w:tcW w:w="3003" w:type="dxa"/>
          </w:tcPr>
          <w:p w14:paraId="03434565" w14:textId="614D3B8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6C9E06C" w14:textId="457ADE6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38FCA8CB" w14:textId="01BB9A0A"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09DBF3B0" w14:textId="77777777" w:rsidTr="00F4630A">
        <w:tc>
          <w:tcPr>
            <w:tcW w:w="3003" w:type="dxa"/>
          </w:tcPr>
          <w:p w14:paraId="70A5F29D" w14:textId="505D345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2959525E" w14:textId="4881930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62B9B830" w14:textId="43F78C79"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16180C0D" w14:textId="77777777" w:rsidTr="00F4630A">
        <w:tc>
          <w:tcPr>
            <w:tcW w:w="3003" w:type="dxa"/>
          </w:tcPr>
          <w:p w14:paraId="77AFD389" w14:textId="670E2ED8"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2F53187F" w14:textId="2DF29B8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21DF7F01" w14:textId="78179F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70DC636E" w14:textId="77777777" w:rsidTr="00F4630A">
        <w:tc>
          <w:tcPr>
            <w:tcW w:w="3003" w:type="dxa"/>
          </w:tcPr>
          <w:p w14:paraId="408F0322" w14:textId="6D45F2C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4977FA0E" w14:textId="6340E570" w:rsidR="00B60504" w:rsidRPr="00B60504" w:rsidRDefault="00476EC5"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 years</w:t>
            </w:r>
          </w:p>
        </w:tc>
        <w:tc>
          <w:tcPr>
            <w:tcW w:w="3004" w:type="dxa"/>
          </w:tcPr>
          <w:p w14:paraId="1AC0C899" w14:textId="06A8E1A7" w:rsidR="00B60504" w:rsidRPr="00B60504" w:rsidRDefault="00B60504" w:rsidP="00B60504">
            <w:pPr>
              <w:pStyle w:val="ListParagraph"/>
              <w:ind w:left="0"/>
              <w:jc w:val="center"/>
              <w:rPr>
                <w:rFonts w:ascii="Times New Roman" w:eastAsia="Times New Roman" w:hAnsi="Times New Roman" w:cs="Times New Roman"/>
                <w:sz w:val="22"/>
                <w:szCs w:val="22"/>
              </w:rPr>
            </w:pPr>
          </w:p>
        </w:tc>
      </w:tr>
    </w:tbl>
    <w:p w14:paraId="4F4F4CE5" w14:textId="3C94ABA3" w:rsidR="00182216" w:rsidRPr="004A548E" w:rsidRDefault="004A548E" w:rsidP="004A548E">
      <w:pPr>
        <w:rPr>
          <w:color w:val="ED7D31" w:themeColor="accent2"/>
          <w:sz w:val="22"/>
          <w:szCs w:val="22"/>
        </w:rPr>
      </w:pPr>
      <w:r w:rsidRPr="004A548E">
        <w:rPr>
          <w:sz w:val="22"/>
          <w:szCs w:val="22"/>
        </w:rPr>
        <w:t>Table 3.6: Values associated with the parameters for the software.</w:t>
      </w:r>
      <w:ins w:id="194" w:author="Harry Cooper" w:date="2017-11-29T15:34:00Z">
        <w:r w:rsidRPr="004A548E">
          <w:rPr>
            <w:color w:val="ED7D31" w:themeColor="accent2"/>
            <w:sz w:val="22"/>
            <w:szCs w:val="22"/>
            <w:rPrChange w:id="195" w:author="Harry Cooper" w:date="2017-11-30T09:14:00Z">
              <w:rPr/>
            </w:rPrChange>
          </w:rPr>
          <w:br/>
        </w:r>
      </w:ins>
      <w:r w:rsidR="00243EE1" w:rsidRPr="00EC03E4">
        <w:rPr>
          <w:rFonts w:eastAsia="Times New Roman"/>
          <w:b/>
          <w:szCs w:val="22"/>
        </w:rPr>
        <w:br/>
      </w:r>
      <w:r w:rsidR="00182216" w:rsidRPr="00EC03E4">
        <w:rPr>
          <w:rFonts w:eastAsia="Times New Roman"/>
          <w:b/>
          <w:szCs w:val="22"/>
        </w:rPr>
        <w:t>5.2 Testing</w:t>
      </w:r>
      <w:r w:rsidR="000276A7">
        <w:rPr>
          <w:rFonts w:eastAsia="Times New Roman"/>
          <w:b/>
          <w:szCs w:val="22"/>
        </w:rPr>
        <w:br/>
      </w:r>
      <w:r w:rsidR="000276A7">
        <w:rPr>
          <w:rFonts w:eastAsia="Times New Roman"/>
          <w:b/>
          <w:szCs w:val="22"/>
        </w:rPr>
        <w:br/>
      </w:r>
      <w:r w:rsidR="008B4313">
        <w:rPr>
          <w:rFonts w:eastAsia="Times New Roman"/>
          <w:sz w:val="22"/>
          <w:szCs w:val="22"/>
        </w:rPr>
        <w:t xml:space="preserve">The </w:t>
      </w:r>
      <w:r w:rsidR="000276A7">
        <w:rPr>
          <w:rFonts w:eastAsia="Times New Roman"/>
          <w:sz w:val="22"/>
          <w:szCs w:val="22"/>
        </w:rPr>
        <w:t xml:space="preserve">testing for this project has been divided into two sections, </w:t>
      </w:r>
      <w:r w:rsidR="00406B1C">
        <w:rPr>
          <w:rFonts w:eastAsia="Times New Roman"/>
          <w:sz w:val="22"/>
          <w:szCs w:val="22"/>
        </w:rPr>
        <w:t xml:space="preserve">first being unit testing of the code containing the rules which affect the agents, and second being face </w:t>
      </w:r>
      <w:r w:rsidR="00A43D58">
        <w:rPr>
          <w:rFonts w:eastAsia="Times New Roman"/>
          <w:sz w:val="22"/>
          <w:szCs w:val="22"/>
        </w:rPr>
        <w:t>validation</w:t>
      </w:r>
      <w:r w:rsidR="00406B1C">
        <w:rPr>
          <w:rFonts w:eastAsia="Times New Roman"/>
          <w:sz w:val="22"/>
          <w:szCs w:val="22"/>
        </w:rPr>
        <w:t xml:space="preserve"> of </w:t>
      </w:r>
      <w:r w:rsidR="00A43D58">
        <w:rPr>
          <w:rFonts w:eastAsia="Times New Roman"/>
          <w:sz w:val="22"/>
          <w:szCs w:val="22"/>
        </w:rPr>
        <w:t xml:space="preserve">basic simulations to ensure the predicted behaviour acts like the observed behaviour. </w:t>
      </w:r>
    </w:p>
    <w:p w14:paraId="1DE59889" w14:textId="77777777" w:rsidR="00182216" w:rsidRDefault="00182216" w:rsidP="00182216">
      <w:pPr>
        <w:pStyle w:val="ListParagraph"/>
        <w:ind w:left="0"/>
        <w:rPr>
          <w:rFonts w:eastAsia="Times New Roman"/>
          <w:sz w:val="22"/>
          <w:szCs w:val="22"/>
        </w:rPr>
      </w:pPr>
    </w:p>
    <w:p w14:paraId="0C198F32" w14:textId="037ED58F" w:rsidR="00182216" w:rsidRPr="006F3B50" w:rsidRDefault="00182216" w:rsidP="00182216">
      <w:pPr>
        <w:pStyle w:val="ListParagraph"/>
        <w:rPr>
          <w:rFonts w:ascii="Times New Roman" w:eastAsia="Times New Roman" w:hAnsi="Times New Roman" w:cs="Times New Roman"/>
          <w:szCs w:val="22"/>
        </w:rPr>
      </w:pPr>
      <w:r w:rsidRPr="006F3B50">
        <w:rPr>
          <w:rFonts w:ascii="Times New Roman" w:eastAsia="Times New Roman" w:hAnsi="Times New Roman" w:cs="Times New Roman"/>
          <w:szCs w:val="22"/>
        </w:rPr>
        <w:t>5.2.1 Unit Testing</w:t>
      </w:r>
    </w:p>
    <w:p w14:paraId="10AE7926" w14:textId="77777777" w:rsidR="00172156" w:rsidRDefault="00172156" w:rsidP="00182216">
      <w:pPr>
        <w:pStyle w:val="ListParagraph"/>
        <w:rPr>
          <w:rFonts w:eastAsia="Times New Roman"/>
          <w:b/>
          <w:sz w:val="22"/>
          <w:szCs w:val="22"/>
        </w:rPr>
      </w:pPr>
    </w:p>
    <w:p w14:paraId="004FEED2" w14:textId="134A21C9" w:rsidR="003F52D5" w:rsidRDefault="003F52D5"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tests defined in 3.5 have b</w:t>
      </w:r>
      <w:r w:rsidR="004F2F1B">
        <w:rPr>
          <w:rFonts w:ascii="Times New Roman" w:eastAsia="Times New Roman" w:hAnsi="Times New Roman" w:cs="Times New Roman"/>
          <w:sz w:val="22"/>
          <w:szCs w:val="22"/>
        </w:rPr>
        <w:t xml:space="preserve">een applied to the cell rules outlined in Chapter 4. This is to ensure that differentiation of the agents occurs at the correct time and new cells input to the system start with the correct parameters. </w:t>
      </w:r>
    </w:p>
    <w:p w14:paraId="75402122" w14:textId="7F8EBEDC" w:rsidR="00817328" w:rsidRDefault="00817328"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tests have been created using the Python module unittest which allows for rapid development of automated tests, using inbuilt functions to check outputs.</w:t>
      </w:r>
    </w:p>
    <w:p w14:paraId="68620441" w14:textId="5B47CF1D" w:rsidR="004F2F1B" w:rsidRDefault="004F2F1B"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In total 12 test have been created to ensure correct functionality of cell rules</w:t>
      </w:r>
      <w:r w:rsidR="00817328">
        <w:rPr>
          <w:rFonts w:ascii="Times New Roman" w:eastAsia="Times New Roman" w:hAnsi="Times New Roman" w:cs="Times New Roman"/>
          <w:sz w:val="22"/>
          <w:szCs w:val="22"/>
        </w:rPr>
        <w:t xml:space="preserve"> and are outlined below.</w:t>
      </w:r>
    </w:p>
    <w:p w14:paraId="2841297F" w14:textId="77777777" w:rsidR="008D48E8" w:rsidRPr="003F52D5" w:rsidRDefault="008D48E8" w:rsidP="004F2F1B">
      <w:pPr>
        <w:pStyle w:val="ListParagraph"/>
        <w:ind w:left="1440"/>
        <w:rPr>
          <w:rFonts w:ascii="Times New Roman" w:eastAsia="Times New Roman" w:hAnsi="Times New Roman" w:cs="Times New Roman"/>
          <w:sz w:val="22"/>
          <w:szCs w:val="22"/>
        </w:rPr>
      </w:pPr>
    </w:p>
    <w:p w14:paraId="15899A6D" w14:textId="2AECCC5F" w:rsidR="003F52D5" w:rsidRPr="008D48E8" w:rsidRDefault="007716FF" w:rsidP="008D48E8">
      <w:pPr>
        <w:rPr>
          <w:rFonts w:eastAsia="Times New Roman"/>
          <w:b/>
          <w:sz w:val="22"/>
          <w:szCs w:val="22"/>
        </w:rPr>
      </w:pPr>
      <w:r>
        <w:rPr>
          <w:noProof/>
        </w:rPr>
        <w:drawing>
          <wp:inline distT="0" distB="0" distL="0" distR="0" wp14:anchorId="078C0EC0" wp14:editId="11B6BFE7">
            <wp:extent cx="5727065" cy="962660"/>
            <wp:effectExtent l="0" t="0" r="0" b="2540"/>
            <wp:docPr id="43" name="Picture 43" descr="code_images/tests_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de_images/tests_r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962660"/>
                    </a:xfrm>
                    <a:prstGeom prst="rect">
                      <a:avLst/>
                    </a:prstGeom>
                    <a:noFill/>
                    <a:ln>
                      <a:noFill/>
                    </a:ln>
                  </pic:spPr>
                </pic:pic>
              </a:graphicData>
            </a:graphic>
          </wp:inline>
        </w:drawing>
      </w:r>
    </w:p>
    <w:p w14:paraId="7403308B" w14:textId="46903F55" w:rsidR="00EB2A20" w:rsidRPr="008D48E8" w:rsidRDefault="00B91880" w:rsidP="008D48E8">
      <w:pPr>
        <w:rPr>
          <w:rFonts w:eastAsia="Times New Roman"/>
          <w:b/>
          <w:sz w:val="22"/>
          <w:szCs w:val="22"/>
        </w:rPr>
      </w:pPr>
      <w:r w:rsidRPr="008D48E8">
        <w:rPr>
          <w:rFonts w:eastAsia="Times New Roman"/>
          <w:sz w:val="22"/>
          <w:szCs w:val="22"/>
        </w:rPr>
        <w:t>Figure 5.X: All unit tests passing.</w:t>
      </w:r>
    </w:p>
    <w:p w14:paraId="26DA6C4F" w14:textId="77777777" w:rsidR="008D48E8" w:rsidRDefault="008D48E8" w:rsidP="00182216">
      <w:pPr>
        <w:pStyle w:val="ListParagraph"/>
        <w:rPr>
          <w:rFonts w:eastAsia="Times New Roman"/>
          <w:b/>
          <w:sz w:val="22"/>
          <w:szCs w:val="22"/>
        </w:rPr>
      </w:pPr>
    </w:p>
    <w:tbl>
      <w:tblPr>
        <w:tblStyle w:val="TableGrid"/>
        <w:tblW w:w="0" w:type="auto"/>
        <w:jc w:val="center"/>
        <w:tblLook w:val="04A0" w:firstRow="1" w:lastRow="0" w:firstColumn="1" w:lastColumn="0" w:noHBand="0" w:noVBand="1"/>
      </w:tblPr>
      <w:tblGrid>
        <w:gridCol w:w="2785"/>
        <w:gridCol w:w="2786"/>
        <w:gridCol w:w="2719"/>
      </w:tblGrid>
      <w:tr w:rsidR="00EB2A20" w14:paraId="32786CED" w14:textId="77777777" w:rsidTr="008D48E8">
        <w:trPr>
          <w:jc w:val="center"/>
        </w:trPr>
        <w:tc>
          <w:tcPr>
            <w:tcW w:w="2785" w:type="dxa"/>
            <w:vAlign w:val="center"/>
          </w:tcPr>
          <w:p w14:paraId="1D94501F" w14:textId="3FEC5EB5"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Name</w:t>
            </w:r>
          </w:p>
        </w:tc>
        <w:tc>
          <w:tcPr>
            <w:tcW w:w="2786" w:type="dxa"/>
            <w:vAlign w:val="center"/>
          </w:tcPr>
          <w:p w14:paraId="5DD2892E" w14:textId="4A505D56"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Expectation</w:t>
            </w:r>
          </w:p>
        </w:tc>
        <w:tc>
          <w:tcPr>
            <w:tcW w:w="2719" w:type="dxa"/>
            <w:vAlign w:val="center"/>
          </w:tcPr>
          <w:p w14:paraId="70E59455" w14:textId="21B6BB03"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Result</w:t>
            </w:r>
          </w:p>
        </w:tc>
      </w:tr>
      <w:tr w:rsidR="00EB2A20" w14:paraId="055B75FE" w14:textId="77777777" w:rsidTr="008D48E8">
        <w:trPr>
          <w:jc w:val="center"/>
        </w:trPr>
        <w:tc>
          <w:tcPr>
            <w:tcW w:w="2785" w:type="dxa"/>
            <w:vAlign w:val="center"/>
          </w:tcPr>
          <w:p w14:paraId="50F7973D" w14:textId="55EA0E13"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Senescent growth</w:t>
            </w:r>
          </w:p>
        </w:tc>
        <w:tc>
          <w:tcPr>
            <w:tcW w:w="2786" w:type="dxa"/>
            <w:vAlign w:val="center"/>
          </w:tcPr>
          <w:p w14:paraId="4571E284" w14:textId="3EEE62B9"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If the cell is smaller than max size, increase radius by 0.8</w:t>
            </w:r>
            <w:r w:rsidRPr="00B32640">
              <w:rPr>
                <w:rFonts w:ascii="Times New Roman" w:eastAsia="Times New Roman" w:hAnsi="Times New Roman" w:cs="Times New Roman"/>
                <w:sz w:val="22"/>
                <w:szCs w:val="22"/>
              </w:rPr>
              <w:sym w:font="Symbol" w:char="F06D"/>
            </w:r>
            <w:r w:rsidRPr="00B32640">
              <w:rPr>
                <w:rFonts w:ascii="Times New Roman" w:eastAsia="Times New Roman" w:hAnsi="Times New Roman" w:cs="Times New Roman"/>
                <w:sz w:val="22"/>
                <w:szCs w:val="22"/>
              </w:rPr>
              <w:t>m and increase cell age, otherwise just increase cell age.</w:t>
            </w:r>
          </w:p>
        </w:tc>
        <w:tc>
          <w:tcPr>
            <w:tcW w:w="2719" w:type="dxa"/>
            <w:vAlign w:val="center"/>
          </w:tcPr>
          <w:p w14:paraId="3D0BB63F" w14:textId="7A31315C"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Pass</w:t>
            </w:r>
          </w:p>
        </w:tc>
      </w:tr>
      <w:tr w:rsidR="00EB2A20" w14:paraId="408C8CDD" w14:textId="77777777" w:rsidTr="008D48E8">
        <w:trPr>
          <w:jc w:val="center"/>
        </w:trPr>
        <w:tc>
          <w:tcPr>
            <w:tcW w:w="2785" w:type="dxa"/>
            <w:vAlign w:val="center"/>
          </w:tcPr>
          <w:p w14:paraId="20CA425B" w14:textId="0B6AAD6A"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Quiescent to Proliferating</w:t>
            </w:r>
          </w:p>
        </w:tc>
        <w:tc>
          <w:tcPr>
            <w:tcW w:w="2786" w:type="dxa"/>
            <w:vAlign w:val="center"/>
          </w:tcPr>
          <w:p w14:paraId="0A604F90" w14:textId="7FC44266" w:rsidR="00EB2A20" w:rsidRPr="00B32640" w:rsidRDefault="00404D16"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 xml:space="preserve">When </w:t>
            </w:r>
            <w:r w:rsidR="00D7360C" w:rsidRPr="00B32640">
              <w:rPr>
                <w:rFonts w:ascii="Times New Roman" w:eastAsia="Times New Roman" w:hAnsi="Times New Roman" w:cs="Times New Roman"/>
                <w:sz w:val="22"/>
                <w:szCs w:val="22"/>
              </w:rPr>
              <w:t>proliferation is possible, change back to a PC with current parameters.</w:t>
            </w:r>
          </w:p>
        </w:tc>
        <w:tc>
          <w:tcPr>
            <w:tcW w:w="2719" w:type="dxa"/>
            <w:vAlign w:val="center"/>
          </w:tcPr>
          <w:p w14:paraId="2BD90B20" w14:textId="07A2FA03" w:rsidR="00EB2A20" w:rsidRPr="00B32640" w:rsidRDefault="00EB2A20" w:rsidP="00B36919">
            <w:pPr>
              <w:pStyle w:val="ListParagraph"/>
              <w:ind w:left="0"/>
              <w:jc w:val="center"/>
              <w:rPr>
                <w:rFonts w:ascii="Times New Roman" w:eastAsia="Times New Roman" w:hAnsi="Times New Roman" w:cs="Times New Roman"/>
                <w:sz w:val="22"/>
                <w:szCs w:val="22"/>
              </w:rPr>
            </w:pPr>
            <w:bookmarkStart w:id="196" w:name="OLE_LINK1"/>
            <w:bookmarkStart w:id="197" w:name="OLE_LINK2"/>
            <w:r w:rsidRPr="00B32640">
              <w:rPr>
                <w:rFonts w:ascii="Times New Roman" w:eastAsia="Times New Roman" w:hAnsi="Times New Roman" w:cs="Times New Roman"/>
                <w:sz w:val="22"/>
                <w:szCs w:val="22"/>
              </w:rPr>
              <w:t>Pass</w:t>
            </w:r>
            <w:bookmarkEnd w:id="196"/>
            <w:bookmarkEnd w:id="197"/>
          </w:p>
        </w:tc>
      </w:tr>
      <w:tr w:rsidR="00EB2A20" w14:paraId="33CF335C" w14:textId="77777777" w:rsidTr="008D48E8">
        <w:trPr>
          <w:jc w:val="center"/>
        </w:trPr>
        <w:tc>
          <w:tcPr>
            <w:tcW w:w="2785" w:type="dxa"/>
            <w:vAlign w:val="center"/>
          </w:tcPr>
          <w:p w14:paraId="6B04C3A3" w14:textId="77B97EF4"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lastRenderedPageBreak/>
              <w:t>Quiescent to Senescent</w:t>
            </w:r>
          </w:p>
        </w:tc>
        <w:tc>
          <w:tcPr>
            <w:tcW w:w="2786" w:type="dxa"/>
            <w:vAlign w:val="center"/>
          </w:tcPr>
          <w:p w14:paraId="30D23DC0" w14:textId="5C110D9E"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0C97BA35" w14:textId="738FD581"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5E1F5EC2" w14:textId="77777777" w:rsidTr="008D48E8">
        <w:trPr>
          <w:jc w:val="center"/>
        </w:trPr>
        <w:tc>
          <w:tcPr>
            <w:tcW w:w="2785" w:type="dxa"/>
            <w:vAlign w:val="center"/>
          </w:tcPr>
          <w:p w14:paraId="2EF21B6D" w14:textId="0EAFB99E"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Quiescent</w:t>
            </w:r>
          </w:p>
        </w:tc>
        <w:tc>
          <w:tcPr>
            <w:tcW w:w="2786" w:type="dxa"/>
            <w:vAlign w:val="center"/>
          </w:tcPr>
          <w:p w14:paraId="1912F79F" w14:textId="45398CC2"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proliferation is not required, change into a QC with current parameters.</w:t>
            </w:r>
          </w:p>
        </w:tc>
        <w:tc>
          <w:tcPr>
            <w:tcW w:w="2719" w:type="dxa"/>
            <w:vAlign w:val="center"/>
          </w:tcPr>
          <w:p w14:paraId="07B24C22" w14:textId="6FFEA820"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3D389321" w14:textId="77777777" w:rsidTr="008D48E8">
        <w:trPr>
          <w:jc w:val="center"/>
        </w:trPr>
        <w:tc>
          <w:tcPr>
            <w:tcW w:w="2785" w:type="dxa"/>
            <w:vAlign w:val="center"/>
          </w:tcPr>
          <w:p w14:paraId="74833155" w14:textId="0670A51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Senescent</w:t>
            </w:r>
          </w:p>
        </w:tc>
        <w:tc>
          <w:tcPr>
            <w:tcW w:w="2786" w:type="dxa"/>
            <w:vAlign w:val="center"/>
          </w:tcPr>
          <w:p w14:paraId="6808898E" w14:textId="6B0E569B"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2A91FA35" w14:textId="72DB2A7F"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60315337" w14:textId="77777777" w:rsidTr="008D48E8">
        <w:trPr>
          <w:jc w:val="center"/>
        </w:trPr>
        <w:tc>
          <w:tcPr>
            <w:tcW w:w="2785" w:type="dxa"/>
            <w:vAlign w:val="center"/>
          </w:tcPr>
          <w:p w14:paraId="3E712497" w14:textId="4CC91A25"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Mitosis</w:t>
            </w:r>
          </w:p>
        </w:tc>
        <w:tc>
          <w:tcPr>
            <w:tcW w:w="2786" w:type="dxa"/>
            <w:vAlign w:val="center"/>
          </w:tcPr>
          <w:p w14:paraId="15959943" w14:textId="78AC34C4"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Produce two identical daughter cells when parent cell is in M phase, ensuring daughter cells are half the size of the parent cell.</w:t>
            </w:r>
          </w:p>
        </w:tc>
        <w:tc>
          <w:tcPr>
            <w:tcW w:w="2719" w:type="dxa"/>
            <w:vAlign w:val="center"/>
          </w:tcPr>
          <w:p w14:paraId="2725621A" w14:textId="5CFA494A"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10466D7C" w14:textId="77777777" w:rsidTr="008D48E8">
        <w:trPr>
          <w:jc w:val="center"/>
        </w:trPr>
        <w:tc>
          <w:tcPr>
            <w:tcW w:w="2785" w:type="dxa"/>
            <w:vAlign w:val="center"/>
          </w:tcPr>
          <w:p w14:paraId="5F5241AA" w14:textId="43E52E9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Growth</w:t>
            </w:r>
          </w:p>
        </w:tc>
        <w:tc>
          <w:tcPr>
            <w:tcW w:w="2786" w:type="dxa"/>
            <w:vAlign w:val="center"/>
          </w:tcPr>
          <w:p w14:paraId="71AE0B0B" w14:textId="04D4754C"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Over the 4 stages of the cell cycle, increase the cells area to double its original size.</w:t>
            </w:r>
          </w:p>
        </w:tc>
        <w:tc>
          <w:tcPr>
            <w:tcW w:w="2719" w:type="dxa"/>
            <w:vAlign w:val="center"/>
          </w:tcPr>
          <w:p w14:paraId="3CEAA19A" w14:textId="08DA7F2B"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bl>
    <w:p w14:paraId="77AE4AC1" w14:textId="770D339F" w:rsidR="00E0630E" w:rsidRDefault="008D48E8" w:rsidP="008D48E8">
      <w:pPr>
        <w:rPr>
          <w:rFonts w:eastAsia="Times New Roman"/>
          <w:b/>
          <w:sz w:val="22"/>
          <w:szCs w:val="22"/>
        </w:rPr>
      </w:pPr>
      <w:r>
        <w:rPr>
          <w:rFonts w:eastAsia="Times New Roman"/>
          <w:szCs w:val="22"/>
        </w:rPr>
        <w:t xml:space="preserve">     </w:t>
      </w:r>
      <w:r w:rsidR="00D7360C">
        <w:rPr>
          <w:rFonts w:eastAsia="Times New Roman"/>
          <w:szCs w:val="22"/>
        </w:rPr>
        <w:t>Table 5.X: Unit testing results.</w:t>
      </w:r>
    </w:p>
    <w:p w14:paraId="7476BC8E" w14:textId="77777777" w:rsidR="00E0630E" w:rsidRPr="00AF29AD" w:rsidRDefault="00E0630E" w:rsidP="00C65690">
      <w:pPr>
        <w:ind w:left="720"/>
        <w:rPr>
          <w:rFonts w:eastAsia="Times New Roman"/>
          <w:b/>
          <w:sz w:val="22"/>
          <w:szCs w:val="22"/>
        </w:rPr>
      </w:pPr>
    </w:p>
    <w:p w14:paraId="50385430" w14:textId="77777777" w:rsidR="00E35922" w:rsidRDefault="001A1B1A" w:rsidP="00182216">
      <w:pPr>
        <w:pStyle w:val="ListParagraph"/>
        <w:rPr>
          <w:rFonts w:ascii="Times New Roman" w:eastAsia="Times New Roman" w:hAnsi="Times New Roman" w:cs="Times New Roman"/>
          <w:szCs w:val="22"/>
        </w:rPr>
      </w:pPr>
      <w:r w:rsidRPr="0029476B">
        <w:rPr>
          <w:rFonts w:ascii="Times New Roman" w:eastAsia="Times New Roman" w:hAnsi="Times New Roman" w:cs="Times New Roman"/>
          <w:szCs w:val="22"/>
        </w:rPr>
        <w:t>5</w:t>
      </w:r>
      <w:r w:rsidR="0029476B" w:rsidRPr="0029476B">
        <w:rPr>
          <w:rFonts w:ascii="Times New Roman" w:eastAsia="Times New Roman" w:hAnsi="Times New Roman" w:cs="Times New Roman"/>
          <w:szCs w:val="22"/>
        </w:rPr>
        <w:t>.2.2</w:t>
      </w:r>
      <w:r w:rsidRPr="0029476B">
        <w:rPr>
          <w:rFonts w:ascii="Times New Roman" w:eastAsia="Times New Roman" w:hAnsi="Times New Roman" w:cs="Times New Roman"/>
          <w:szCs w:val="22"/>
        </w:rPr>
        <w:t xml:space="preserve"> Face Behaviour Testing</w:t>
      </w:r>
      <w:r w:rsidR="00350909">
        <w:rPr>
          <w:rFonts w:ascii="Times New Roman" w:eastAsia="Times New Roman" w:hAnsi="Times New Roman" w:cs="Times New Roman"/>
          <w:szCs w:val="22"/>
        </w:rPr>
        <w:br/>
      </w:r>
    </w:p>
    <w:p w14:paraId="2A9B38D1" w14:textId="7BD1FEF0" w:rsidR="00E35922" w:rsidRPr="007641A3" w:rsidRDefault="00E35922" w:rsidP="00B42FA3">
      <w:pPr>
        <w:pStyle w:val="ListParagraph"/>
        <w:ind w:left="1440"/>
        <w:rPr>
          <w:rFonts w:ascii="Times New Roman" w:eastAsia="Times New Roman" w:hAnsi="Times New Roman" w:cs="Times New Roman"/>
          <w:sz w:val="22"/>
          <w:szCs w:val="22"/>
        </w:rPr>
      </w:pPr>
      <w:r w:rsidRPr="007641A3">
        <w:rPr>
          <w:rFonts w:ascii="Times New Roman" w:eastAsia="Times New Roman" w:hAnsi="Times New Roman" w:cs="Times New Roman"/>
          <w:sz w:val="22"/>
          <w:szCs w:val="22"/>
        </w:rPr>
        <w:t xml:space="preserve">Here the micro behaviours of the implemented rules are shown and compared against what is expected. </w:t>
      </w:r>
    </w:p>
    <w:p w14:paraId="503F980A" w14:textId="76DACF31" w:rsidR="00FC08B5" w:rsidRDefault="00350909"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br/>
      </w:r>
      <w:r w:rsidR="002F15DD">
        <w:rPr>
          <w:rFonts w:ascii="Times New Roman" w:eastAsia="Times New Roman" w:hAnsi="Times New Roman" w:cs="Times New Roman"/>
          <w:sz w:val="22"/>
          <w:szCs w:val="22"/>
        </w:rPr>
        <w:t xml:space="preserve">This </w:t>
      </w:r>
      <w:r>
        <w:rPr>
          <w:rFonts w:ascii="Times New Roman" w:eastAsia="Times New Roman" w:hAnsi="Times New Roman" w:cs="Times New Roman"/>
          <w:sz w:val="22"/>
          <w:szCs w:val="22"/>
        </w:rPr>
        <w:t xml:space="preserve">simulation </w:t>
      </w:r>
      <w:r w:rsidR="000C2207">
        <w:rPr>
          <w:rFonts w:ascii="Times New Roman" w:eastAsia="Times New Roman" w:hAnsi="Times New Roman" w:cs="Times New Roman"/>
          <w:sz w:val="22"/>
          <w:szCs w:val="22"/>
        </w:rPr>
        <w:t xml:space="preserve">ensures proliferating mitosis works correctly. It </w:t>
      </w:r>
      <w:r>
        <w:rPr>
          <w:rFonts w:ascii="Times New Roman" w:eastAsia="Times New Roman" w:hAnsi="Times New Roman" w:cs="Times New Roman"/>
          <w:sz w:val="22"/>
          <w:szCs w:val="22"/>
        </w:rPr>
        <w:t xml:space="preserve">was set up with one proliferating </w:t>
      </w:r>
      <w:r w:rsidR="000C2207">
        <w:rPr>
          <w:rFonts w:ascii="Times New Roman" w:eastAsia="Times New Roman" w:hAnsi="Times New Roman" w:cs="Times New Roman"/>
          <w:sz w:val="22"/>
          <w:szCs w:val="22"/>
        </w:rPr>
        <w:t>cell with a starting stage of 1 and</w:t>
      </w:r>
      <w:r>
        <w:rPr>
          <w:rFonts w:ascii="Times New Roman" w:eastAsia="Times New Roman" w:hAnsi="Times New Roman" w:cs="Times New Roman"/>
          <w:sz w:val="22"/>
          <w:szCs w:val="22"/>
        </w:rPr>
        <w:t xml:space="preserve"> is expected that on iteration 4 there will be two cells next to each other (simulated division)</w:t>
      </w:r>
      <w:r w:rsidR="00F37BE5">
        <w:rPr>
          <w:rFonts w:ascii="Times New Roman" w:eastAsia="Times New Roman" w:hAnsi="Times New Roman" w:cs="Times New Roman"/>
          <w:sz w:val="22"/>
          <w:szCs w:val="22"/>
        </w:rPr>
        <w:t xml:space="preserve"> each the same size as the </w:t>
      </w:r>
      <w:r>
        <w:rPr>
          <w:rFonts w:ascii="Times New Roman" w:eastAsia="Times New Roman" w:hAnsi="Times New Roman" w:cs="Times New Roman"/>
          <w:sz w:val="22"/>
          <w:szCs w:val="22"/>
        </w:rPr>
        <w:t>cell in the first iteration.</w:t>
      </w:r>
    </w:p>
    <w:p w14:paraId="5F1D529C" w14:textId="32B887CF" w:rsidR="001A1B1A" w:rsidRDefault="001979FD" w:rsidP="00FC08B5">
      <w:pPr>
        <w:pStyle w:val="ListParagraph"/>
        <w:jc w:val="center"/>
        <w:rPr>
          <w:rFonts w:ascii="Times New Roman" w:eastAsia="Times New Roman" w:hAnsi="Times New Roman" w:cs="Times New Roman"/>
          <w:szCs w:val="22"/>
        </w:rPr>
      </w:pPr>
      <w:r>
        <w:rPr>
          <w:rFonts w:ascii="Times New Roman" w:eastAsia="Times New Roman" w:hAnsi="Times New Roman" w:cs="Times New Roman"/>
          <w:szCs w:val="22"/>
        </w:rPr>
        <w:br/>
      </w:r>
      <w:r w:rsidR="00123F30">
        <w:rPr>
          <w:rFonts w:ascii="Times New Roman" w:eastAsia="Times New Roman" w:hAnsi="Times New Roman" w:cs="Times New Roman"/>
          <w:noProof/>
          <w:szCs w:val="22"/>
          <w:lang w:eastAsia="en-GB"/>
        </w:rPr>
        <w:drawing>
          <wp:inline distT="0" distB="0" distL="0" distR="0" wp14:anchorId="1C1036A0" wp14:editId="2110630F">
            <wp:extent cx="3140595" cy="3140595"/>
            <wp:effectExtent l="0" t="0" r="9525" b="9525"/>
            <wp:docPr id="45" name="Picture 45"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pjimage.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4087" cy="3184087"/>
                    </a:xfrm>
                    <a:prstGeom prst="rect">
                      <a:avLst/>
                    </a:prstGeom>
                    <a:noFill/>
                    <a:ln>
                      <a:noFill/>
                    </a:ln>
                  </pic:spPr>
                </pic:pic>
              </a:graphicData>
            </a:graphic>
          </wp:inline>
        </w:drawing>
      </w:r>
    </w:p>
    <w:p w14:paraId="795E4952" w14:textId="03ABB3DB" w:rsidR="00B738DB" w:rsidRPr="000C2207" w:rsidRDefault="000C2207" w:rsidP="00182216">
      <w:pPr>
        <w:pStyle w:val="ListParagraph"/>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Pr>
          <w:rFonts w:ascii="Times New Roman" w:eastAsia="Times New Roman" w:hAnsi="Times New Roman" w:cs="Times New Roman"/>
          <w:sz w:val="22"/>
          <w:szCs w:val="22"/>
        </w:rPr>
        <w:t>Figure 5.X: Proliferating mitosis.</w:t>
      </w:r>
      <w:r>
        <w:rPr>
          <w:rFonts w:ascii="Times New Roman" w:eastAsia="Times New Roman" w:hAnsi="Times New Roman" w:cs="Times New Roman"/>
          <w:sz w:val="22"/>
          <w:szCs w:val="22"/>
        </w:rPr>
        <w:br/>
      </w:r>
    </w:p>
    <w:p w14:paraId="22F2063C" w14:textId="332E6BC9" w:rsidR="00B738DB" w:rsidRDefault="002F15DD"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t>The</w:t>
      </w:r>
      <w:r w:rsidR="00B738DB">
        <w:rPr>
          <w:rFonts w:ascii="Times New Roman" w:eastAsia="Times New Roman" w:hAnsi="Times New Roman" w:cs="Times New Roman"/>
          <w:szCs w:val="22"/>
        </w:rPr>
        <w:t xml:space="preserve"> next simulation</w:t>
      </w:r>
      <w:r w:rsidR="000C2207">
        <w:rPr>
          <w:rFonts w:ascii="Times New Roman" w:eastAsia="Times New Roman" w:hAnsi="Times New Roman" w:cs="Times New Roman"/>
          <w:szCs w:val="22"/>
        </w:rPr>
        <w:t xml:space="preserve"> tests to ensure a proliferating cell with turn senescent when it has hit the proliferation limit. </w:t>
      </w:r>
      <w:r w:rsidR="00B738DB">
        <w:rPr>
          <w:rFonts w:ascii="Times New Roman" w:eastAsia="Times New Roman" w:hAnsi="Times New Roman" w:cs="Times New Roman"/>
          <w:szCs w:val="22"/>
        </w:rPr>
        <w:t xml:space="preserve"> </w:t>
      </w:r>
      <w:r w:rsidR="000C2207">
        <w:rPr>
          <w:rFonts w:ascii="Times New Roman" w:eastAsia="Times New Roman" w:hAnsi="Times New Roman" w:cs="Times New Roman"/>
          <w:szCs w:val="22"/>
        </w:rPr>
        <w:t xml:space="preserve">It </w:t>
      </w:r>
      <w:r w:rsidR="00B738DB">
        <w:rPr>
          <w:rFonts w:ascii="Times New Roman" w:eastAsia="Times New Roman" w:hAnsi="Times New Roman" w:cs="Times New Roman"/>
          <w:szCs w:val="22"/>
        </w:rPr>
        <w:t>has been run with one starting PC with a turnover of 49 (1 below the Hayflick limit</w:t>
      </w:r>
      <w:r w:rsidR="000C2207">
        <w:rPr>
          <w:rFonts w:ascii="Times New Roman" w:eastAsia="Times New Roman" w:hAnsi="Times New Roman" w:cs="Times New Roman"/>
          <w:szCs w:val="22"/>
        </w:rPr>
        <w:t xml:space="preserve"> [Cite]</w:t>
      </w:r>
      <w:r w:rsidR="00B738DB">
        <w:rPr>
          <w:rFonts w:ascii="Times New Roman" w:eastAsia="Times New Roman" w:hAnsi="Times New Roman" w:cs="Times New Roman"/>
          <w:szCs w:val="22"/>
        </w:rPr>
        <w:t xml:space="preserve">). It is expected that on </w:t>
      </w:r>
      <w:r w:rsidR="00B738DB">
        <w:rPr>
          <w:rFonts w:ascii="Times New Roman" w:eastAsia="Times New Roman" w:hAnsi="Times New Roman" w:cs="Times New Roman"/>
          <w:szCs w:val="22"/>
        </w:rPr>
        <w:lastRenderedPageBreak/>
        <w:t xml:space="preserve">iteration four </w:t>
      </w:r>
      <w:r w:rsidR="004A4021">
        <w:rPr>
          <w:rFonts w:ascii="Times New Roman" w:eastAsia="Times New Roman" w:hAnsi="Times New Roman" w:cs="Times New Roman"/>
          <w:szCs w:val="22"/>
        </w:rPr>
        <w:t>the cell will undergo mitosis increasing its turnover to 50, therefore turning into a SC.</w:t>
      </w:r>
    </w:p>
    <w:p w14:paraId="58C46E16" w14:textId="228A72A6" w:rsidR="000C2207" w:rsidRPr="000C2207" w:rsidRDefault="00B738DB" w:rsidP="000C2207">
      <w:pPr>
        <w:pStyle w:val="ListParagraph"/>
        <w:ind w:left="0"/>
        <w:jc w:val="center"/>
        <w:rPr>
          <w:rFonts w:ascii="Times New Roman" w:eastAsia="Times New Roman" w:hAnsi="Times New Roman" w:cs="Times New Roman"/>
          <w:sz w:val="22"/>
          <w:szCs w:val="22"/>
        </w:rPr>
      </w:pPr>
      <w:r w:rsidRPr="000C2207">
        <w:rPr>
          <w:rFonts w:ascii="Times New Roman" w:eastAsia="Times New Roman" w:hAnsi="Times New Roman" w:cs="Times New Roman"/>
          <w:noProof/>
          <w:sz w:val="22"/>
          <w:szCs w:val="22"/>
          <w:lang w:eastAsia="en-GB"/>
        </w:rPr>
        <w:drawing>
          <wp:inline distT="0" distB="0" distL="0" distR="0" wp14:anchorId="569A9043" wp14:editId="4411F529">
            <wp:extent cx="4688840" cy="4688840"/>
            <wp:effectExtent l="0" t="0" r="10160" b="10160"/>
            <wp:docPr id="46" name="Picture 46" descr="code_images/PcSen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de_images/PcSenescen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8840" cy="4688840"/>
                    </a:xfrm>
                    <a:prstGeom prst="rect">
                      <a:avLst/>
                    </a:prstGeom>
                    <a:noFill/>
                    <a:ln>
                      <a:noFill/>
                    </a:ln>
                  </pic:spPr>
                </pic:pic>
              </a:graphicData>
            </a:graphic>
          </wp:inline>
        </w:drawing>
      </w:r>
      <w:r w:rsidR="000C2207" w:rsidRPr="000C2207">
        <w:rPr>
          <w:rFonts w:ascii="Times New Roman" w:eastAsia="Times New Roman" w:hAnsi="Times New Roman" w:cs="Times New Roman"/>
          <w:sz w:val="22"/>
          <w:szCs w:val="22"/>
        </w:rPr>
        <w:br/>
        <w:t>Figure 5.x: Proliferating cell turning senescent.</w:t>
      </w:r>
    </w:p>
    <w:p w14:paraId="49AFCB88" w14:textId="77777777" w:rsidR="00B11436" w:rsidRDefault="00B11436" w:rsidP="00B738DB">
      <w:pPr>
        <w:pStyle w:val="ListParagraph"/>
        <w:ind w:left="0"/>
        <w:rPr>
          <w:rFonts w:ascii="Times New Roman" w:eastAsia="Times New Roman" w:hAnsi="Times New Roman" w:cs="Times New Roman"/>
          <w:szCs w:val="22"/>
        </w:rPr>
      </w:pPr>
    </w:p>
    <w:p w14:paraId="29F0B337" w14:textId="137DFDBE" w:rsidR="00A04D37" w:rsidRDefault="000C2207" w:rsidP="008D48E8">
      <w:pPr>
        <w:ind w:left="1440"/>
        <w:rPr>
          <w:rFonts w:eastAsia="Times New Roman"/>
          <w:sz w:val="22"/>
          <w:szCs w:val="22"/>
        </w:rPr>
      </w:pPr>
      <w:r>
        <w:rPr>
          <w:rFonts w:eastAsia="Times New Roman"/>
          <w:sz w:val="22"/>
          <w:szCs w:val="22"/>
        </w:rPr>
        <w:t>This simulation ensures a proliferating cell will turn quiescent when proliferation is not required</w:t>
      </w:r>
      <w:r w:rsidR="00B11436">
        <w:rPr>
          <w:rFonts w:eastAsia="Times New Roman"/>
          <w:sz w:val="22"/>
          <w:szCs w:val="22"/>
        </w:rPr>
        <w:t xml:space="preserve">. It </w:t>
      </w:r>
      <w:r>
        <w:rPr>
          <w:rFonts w:eastAsia="Times New Roman"/>
          <w:sz w:val="22"/>
          <w:szCs w:val="22"/>
        </w:rPr>
        <w:t>is</w:t>
      </w:r>
      <w:r w:rsidR="00B11436">
        <w:rPr>
          <w:rFonts w:eastAsia="Times New Roman"/>
          <w:sz w:val="22"/>
          <w:szCs w:val="22"/>
        </w:rPr>
        <w:t xml:space="preserve"> expected that one of the PCs </w:t>
      </w:r>
      <w:r>
        <w:rPr>
          <w:rFonts w:eastAsia="Times New Roman"/>
          <w:sz w:val="22"/>
          <w:szCs w:val="22"/>
        </w:rPr>
        <w:t>will</w:t>
      </w:r>
      <w:r w:rsidR="00B11436">
        <w:rPr>
          <w:rFonts w:eastAsia="Times New Roman"/>
          <w:sz w:val="22"/>
          <w:szCs w:val="22"/>
        </w:rPr>
        <w:t xml:space="preserve"> </w:t>
      </w:r>
      <w:r>
        <w:rPr>
          <w:rFonts w:eastAsia="Times New Roman"/>
          <w:sz w:val="22"/>
          <w:szCs w:val="22"/>
        </w:rPr>
        <w:t>turn</w:t>
      </w:r>
      <w:r w:rsidR="00B11436">
        <w:rPr>
          <w:rFonts w:eastAsia="Times New Roman"/>
          <w:sz w:val="22"/>
          <w:szCs w:val="22"/>
        </w:rPr>
        <w:t xml:space="preserve"> into a QC due to </w:t>
      </w:r>
      <w:r>
        <w:rPr>
          <w:rFonts w:eastAsia="Times New Roman"/>
          <w:sz w:val="22"/>
          <w:szCs w:val="22"/>
        </w:rPr>
        <w:t>the confluence formation</w:t>
      </w:r>
      <w:r w:rsidR="00B11436">
        <w:rPr>
          <w:rFonts w:eastAsia="Times New Roman"/>
          <w:sz w:val="22"/>
          <w:szCs w:val="22"/>
        </w:rPr>
        <w:t>.</w:t>
      </w:r>
      <w:r w:rsidR="00A04D37">
        <w:rPr>
          <w:rFonts w:eastAsia="Times New Roman"/>
          <w:sz w:val="22"/>
          <w:szCs w:val="22"/>
        </w:rPr>
        <w:t xml:space="preserve"> As quiescence is an emergent behaviour that occurs when a cell is surrounded by a certain number of cells and is unable to move, it is </w:t>
      </w:r>
      <w:r w:rsidR="007C5132">
        <w:rPr>
          <w:rFonts w:eastAsia="Times New Roman"/>
          <w:sz w:val="22"/>
          <w:szCs w:val="22"/>
        </w:rPr>
        <w:t>difficult to test on the micro scale.</w:t>
      </w:r>
      <w:r w:rsidR="00A04D37">
        <w:rPr>
          <w:rFonts w:eastAsia="Times New Roman"/>
          <w:sz w:val="22"/>
          <w:szCs w:val="22"/>
        </w:rPr>
        <w:t xml:space="preserve"> </w:t>
      </w:r>
    </w:p>
    <w:p w14:paraId="658B8723" w14:textId="37DCBAA2" w:rsidR="00B11436" w:rsidRDefault="00B11436" w:rsidP="00B738DB">
      <w:pPr>
        <w:pStyle w:val="ListParagraph"/>
        <w:ind w:left="0"/>
        <w:rPr>
          <w:rFonts w:ascii="Times New Roman" w:eastAsia="Times New Roman" w:hAnsi="Times New Roman" w:cs="Times New Roman"/>
          <w:sz w:val="22"/>
          <w:szCs w:val="22"/>
        </w:rPr>
      </w:pPr>
    </w:p>
    <w:p w14:paraId="0DDF0B77" w14:textId="77777777" w:rsidR="00B11436" w:rsidRPr="00B11436" w:rsidRDefault="00B11436" w:rsidP="00B738DB">
      <w:pPr>
        <w:pStyle w:val="ListParagraph"/>
        <w:ind w:left="0"/>
        <w:rPr>
          <w:rFonts w:ascii="Times New Roman" w:eastAsia="Times New Roman" w:hAnsi="Times New Roman" w:cs="Times New Roman"/>
          <w:sz w:val="22"/>
          <w:szCs w:val="22"/>
        </w:rPr>
      </w:pPr>
    </w:p>
    <w:p w14:paraId="2981FAE3" w14:textId="656E52E0" w:rsidR="00950D7A" w:rsidRDefault="00B11436" w:rsidP="00EB2A20">
      <w:pPr>
        <w:jc w:val="center"/>
        <w:rPr>
          <w:rFonts w:eastAsia="Times New Roman"/>
          <w:sz w:val="22"/>
          <w:szCs w:val="22"/>
        </w:rPr>
      </w:pPr>
      <w:r>
        <w:rPr>
          <w:rFonts w:eastAsia="Times New Roman"/>
          <w:noProof/>
          <w:sz w:val="22"/>
          <w:szCs w:val="22"/>
        </w:rPr>
        <w:drawing>
          <wp:inline distT="0" distB="0" distL="0" distR="0" wp14:anchorId="3A4B5013" wp14:editId="4AF8B95F">
            <wp:extent cx="3823335" cy="1915060"/>
            <wp:effectExtent l="0" t="0" r="0" b="0"/>
            <wp:docPr id="51" name="Picture 51" descr="code_images/PC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de_images/PCQ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0431" cy="1923623"/>
                    </a:xfrm>
                    <a:prstGeom prst="rect">
                      <a:avLst/>
                    </a:prstGeom>
                    <a:noFill/>
                    <a:ln>
                      <a:noFill/>
                    </a:ln>
                  </pic:spPr>
                </pic:pic>
              </a:graphicData>
            </a:graphic>
          </wp:inline>
        </w:drawing>
      </w:r>
    </w:p>
    <w:p w14:paraId="2745143E" w14:textId="2228E466" w:rsidR="000C2207" w:rsidRDefault="000C2207" w:rsidP="00EB2A20">
      <w:pPr>
        <w:jc w:val="center"/>
        <w:rPr>
          <w:rFonts w:eastAsia="Times New Roman"/>
          <w:sz w:val="22"/>
          <w:szCs w:val="22"/>
        </w:rPr>
      </w:pPr>
      <w:r>
        <w:rPr>
          <w:rFonts w:eastAsia="Times New Roman"/>
          <w:sz w:val="22"/>
          <w:szCs w:val="22"/>
        </w:rPr>
        <w:t>Figure 5.X: Proliferating cell turning quiescent.</w:t>
      </w:r>
    </w:p>
    <w:p w14:paraId="24D0E70D" w14:textId="77777777" w:rsidR="00B11436" w:rsidRDefault="00B11436">
      <w:pPr>
        <w:rPr>
          <w:rFonts w:eastAsia="Times New Roman"/>
          <w:sz w:val="22"/>
          <w:szCs w:val="22"/>
        </w:rPr>
      </w:pPr>
    </w:p>
    <w:p w14:paraId="1D208CC4" w14:textId="77777777" w:rsidR="0008479D" w:rsidRDefault="0008479D">
      <w:pPr>
        <w:rPr>
          <w:rFonts w:eastAsia="Times New Roman"/>
          <w:sz w:val="22"/>
          <w:szCs w:val="22"/>
        </w:rPr>
      </w:pPr>
    </w:p>
    <w:p w14:paraId="0D95B07D" w14:textId="0C725F40" w:rsidR="000844D5" w:rsidRDefault="0008479D" w:rsidP="008D48E8">
      <w:pPr>
        <w:ind w:left="1440"/>
        <w:rPr>
          <w:rFonts w:eastAsia="Times New Roman"/>
          <w:sz w:val="22"/>
          <w:szCs w:val="22"/>
        </w:rPr>
      </w:pPr>
      <w:r>
        <w:rPr>
          <w:rFonts w:eastAsia="Times New Roman"/>
          <w:sz w:val="22"/>
          <w:szCs w:val="22"/>
        </w:rPr>
        <w:t xml:space="preserve">This test </w:t>
      </w:r>
      <w:r w:rsidR="00122D23">
        <w:rPr>
          <w:rFonts w:eastAsia="Times New Roman"/>
          <w:sz w:val="22"/>
          <w:szCs w:val="22"/>
        </w:rPr>
        <w:t>ensures that SCs grow to the correct size. The simulation was started with one SC with a radius of 5</w:t>
      </w:r>
      <w:r w:rsidR="00122D23">
        <w:rPr>
          <w:rFonts w:eastAsia="Times New Roman"/>
          <w:sz w:val="22"/>
          <w:szCs w:val="22"/>
        </w:rPr>
        <w:sym w:font="Symbol" w:char="F06D"/>
      </w:r>
      <w:r w:rsidR="00122D23">
        <w:rPr>
          <w:rFonts w:eastAsia="Times New Roman"/>
          <w:sz w:val="22"/>
          <w:szCs w:val="22"/>
        </w:rPr>
        <w:t>m and it is expected that by iteration 56 it will have reached a radius of 50</w:t>
      </w:r>
      <w:r w:rsidR="00122D23">
        <w:rPr>
          <w:rFonts w:eastAsia="Times New Roman"/>
          <w:sz w:val="22"/>
          <w:szCs w:val="22"/>
        </w:rPr>
        <w:sym w:font="Symbol" w:char="F06D"/>
      </w:r>
      <w:r w:rsidR="00122D23">
        <w:rPr>
          <w:rFonts w:eastAsia="Times New Roman"/>
          <w:sz w:val="22"/>
          <w:szCs w:val="22"/>
        </w:rPr>
        <w:t>m.</w:t>
      </w:r>
      <w:r w:rsidR="0007364A">
        <w:rPr>
          <w:rFonts w:eastAsia="Times New Roman"/>
          <w:sz w:val="22"/>
          <w:szCs w:val="22"/>
        </w:rPr>
        <w:t xml:space="preserve">  </w:t>
      </w:r>
    </w:p>
    <w:p w14:paraId="632ED599" w14:textId="77777777" w:rsidR="008442AD" w:rsidRDefault="008442AD">
      <w:pPr>
        <w:rPr>
          <w:rFonts w:eastAsia="Times New Roman"/>
          <w:sz w:val="22"/>
          <w:szCs w:val="22"/>
        </w:rPr>
      </w:pPr>
    </w:p>
    <w:p w14:paraId="02D82516" w14:textId="50ADA552" w:rsidR="0014742D" w:rsidRDefault="00D23B49" w:rsidP="00EB2A20">
      <w:pPr>
        <w:jc w:val="center"/>
        <w:rPr>
          <w:rFonts w:eastAsia="Times New Roman"/>
          <w:sz w:val="22"/>
          <w:szCs w:val="22"/>
        </w:rPr>
      </w:pPr>
      <w:r>
        <w:rPr>
          <w:rFonts w:eastAsia="Times New Roman"/>
          <w:noProof/>
          <w:sz w:val="22"/>
          <w:szCs w:val="22"/>
        </w:rPr>
        <w:drawing>
          <wp:inline distT="0" distB="0" distL="0" distR="0" wp14:anchorId="55F87B7B" wp14:editId="40E841EC">
            <wp:extent cx="3511608" cy="1755610"/>
            <wp:effectExtent l="0" t="0" r="0" b="0"/>
            <wp:docPr id="47" name="Picture 47" descr="code_images/SC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_images/SCGrowth.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5907" cy="1782756"/>
                    </a:xfrm>
                    <a:prstGeom prst="rect">
                      <a:avLst/>
                    </a:prstGeom>
                    <a:noFill/>
                    <a:ln>
                      <a:noFill/>
                    </a:ln>
                  </pic:spPr>
                </pic:pic>
              </a:graphicData>
            </a:graphic>
          </wp:inline>
        </w:drawing>
      </w:r>
    </w:p>
    <w:p w14:paraId="50CB15AB" w14:textId="321216AC" w:rsidR="00615A67" w:rsidRDefault="000C2207" w:rsidP="000C2207">
      <w:pPr>
        <w:jc w:val="center"/>
        <w:rPr>
          <w:rFonts w:eastAsia="Times New Roman"/>
          <w:sz w:val="22"/>
          <w:szCs w:val="22"/>
        </w:rPr>
      </w:pPr>
      <w:r>
        <w:rPr>
          <w:rFonts w:eastAsia="Times New Roman"/>
          <w:sz w:val="22"/>
          <w:szCs w:val="22"/>
        </w:rPr>
        <w:t>Figure 5.X: Senescent cell growth.</w:t>
      </w:r>
    </w:p>
    <w:p w14:paraId="2644A246" w14:textId="77777777" w:rsidR="000C2207" w:rsidRDefault="000C2207" w:rsidP="000C2207">
      <w:pPr>
        <w:jc w:val="center"/>
        <w:rPr>
          <w:rFonts w:eastAsia="Times New Roman"/>
          <w:sz w:val="22"/>
          <w:szCs w:val="22"/>
        </w:rPr>
      </w:pPr>
    </w:p>
    <w:p w14:paraId="1A0B2680" w14:textId="644D94F4" w:rsidR="00615A67" w:rsidRDefault="00615A67" w:rsidP="008D48E8">
      <w:pPr>
        <w:ind w:left="1440"/>
        <w:rPr>
          <w:rFonts w:eastAsia="Times New Roman"/>
          <w:sz w:val="22"/>
          <w:szCs w:val="22"/>
        </w:rPr>
      </w:pPr>
      <w:r>
        <w:rPr>
          <w:rFonts w:eastAsia="Times New Roman"/>
          <w:sz w:val="22"/>
          <w:szCs w:val="22"/>
        </w:rPr>
        <w:t xml:space="preserve">For the sake of testing a single QC was simulated by adapting the environment </w:t>
      </w:r>
      <w:r w:rsidR="0015270A">
        <w:rPr>
          <w:rFonts w:eastAsia="Times New Roman"/>
          <w:sz w:val="22"/>
          <w:szCs w:val="22"/>
        </w:rPr>
        <w:t xml:space="preserve">class. </w:t>
      </w:r>
      <w:r w:rsidR="000C2207">
        <w:rPr>
          <w:rFonts w:eastAsia="Times New Roman"/>
          <w:sz w:val="22"/>
          <w:szCs w:val="22"/>
        </w:rPr>
        <w:t xml:space="preserve">This test is to ensure that a quiescent cell will start to proliferate if there’s space. </w:t>
      </w:r>
      <w:r w:rsidR="0015270A">
        <w:rPr>
          <w:rFonts w:eastAsia="Times New Roman"/>
          <w:sz w:val="22"/>
          <w:szCs w:val="22"/>
        </w:rPr>
        <w:t xml:space="preserve">It </w:t>
      </w:r>
      <w:r w:rsidR="000C2207">
        <w:rPr>
          <w:rFonts w:eastAsia="Times New Roman"/>
          <w:sz w:val="22"/>
          <w:szCs w:val="22"/>
        </w:rPr>
        <w:t>is</w:t>
      </w:r>
      <w:r w:rsidR="0015270A">
        <w:rPr>
          <w:rFonts w:eastAsia="Times New Roman"/>
          <w:sz w:val="22"/>
          <w:szCs w:val="22"/>
        </w:rPr>
        <w:t xml:space="preserve"> expected that the cell </w:t>
      </w:r>
      <w:r w:rsidR="000C2207">
        <w:rPr>
          <w:rFonts w:eastAsia="Times New Roman"/>
          <w:sz w:val="22"/>
          <w:szCs w:val="22"/>
        </w:rPr>
        <w:t>will</w:t>
      </w:r>
      <w:r w:rsidR="0015270A">
        <w:rPr>
          <w:rFonts w:eastAsia="Times New Roman"/>
          <w:sz w:val="22"/>
          <w:szCs w:val="22"/>
        </w:rPr>
        <w:t xml:space="preserve"> swap back to a proliferating cell the next iteration due to the lack of external pressures as explained in [4].</w:t>
      </w:r>
    </w:p>
    <w:p w14:paraId="2F683D74" w14:textId="77777777" w:rsidR="0015270A" w:rsidRDefault="0015270A">
      <w:pPr>
        <w:rPr>
          <w:rFonts w:eastAsia="Times New Roman"/>
          <w:sz w:val="22"/>
          <w:szCs w:val="22"/>
        </w:rPr>
      </w:pPr>
    </w:p>
    <w:p w14:paraId="5AB369E7" w14:textId="07B43076" w:rsidR="00750190" w:rsidRDefault="00615A67" w:rsidP="00EB2A20">
      <w:pPr>
        <w:jc w:val="center"/>
        <w:rPr>
          <w:rFonts w:eastAsia="Times New Roman"/>
          <w:sz w:val="22"/>
          <w:szCs w:val="22"/>
        </w:rPr>
      </w:pPr>
      <w:r>
        <w:rPr>
          <w:rFonts w:eastAsia="Times New Roman"/>
          <w:noProof/>
          <w:sz w:val="22"/>
          <w:szCs w:val="22"/>
        </w:rPr>
        <w:drawing>
          <wp:inline distT="0" distB="0" distL="0" distR="0" wp14:anchorId="26B3D8F0" wp14:editId="603CCC96">
            <wp:extent cx="3579948" cy="1789776"/>
            <wp:effectExtent l="0" t="0" r="1905" b="0"/>
            <wp:docPr id="48" name="Picture 48" descr="code_images/QcProlif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e_images/QcProliferati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4988" cy="1812293"/>
                    </a:xfrm>
                    <a:prstGeom prst="rect">
                      <a:avLst/>
                    </a:prstGeom>
                    <a:noFill/>
                    <a:ln>
                      <a:noFill/>
                    </a:ln>
                  </pic:spPr>
                </pic:pic>
              </a:graphicData>
            </a:graphic>
          </wp:inline>
        </w:drawing>
      </w:r>
    </w:p>
    <w:p w14:paraId="728C9112" w14:textId="4F9D1A30" w:rsidR="00BF0D9A" w:rsidRDefault="00BF0D9A" w:rsidP="00EB2A20">
      <w:pPr>
        <w:jc w:val="center"/>
        <w:rPr>
          <w:rFonts w:eastAsia="Times New Roman"/>
          <w:sz w:val="22"/>
          <w:szCs w:val="22"/>
        </w:rPr>
      </w:pPr>
      <w:r>
        <w:rPr>
          <w:rFonts w:eastAsia="Times New Roman"/>
          <w:sz w:val="22"/>
          <w:szCs w:val="22"/>
        </w:rPr>
        <w:t>Figure 5.X: Quiescent cell starting to proliferate.</w:t>
      </w:r>
    </w:p>
    <w:p w14:paraId="1425651D" w14:textId="77777777" w:rsidR="0033602A" w:rsidRDefault="0033602A">
      <w:pPr>
        <w:rPr>
          <w:rFonts w:eastAsia="Times New Roman"/>
          <w:sz w:val="22"/>
          <w:szCs w:val="22"/>
        </w:rPr>
      </w:pPr>
    </w:p>
    <w:p w14:paraId="32B4FA3C" w14:textId="66614770" w:rsidR="006411D1" w:rsidRDefault="006411D1" w:rsidP="008D48E8">
      <w:pPr>
        <w:ind w:left="1440"/>
        <w:rPr>
          <w:rFonts w:eastAsia="Times New Roman"/>
          <w:sz w:val="22"/>
          <w:szCs w:val="22"/>
        </w:rPr>
      </w:pPr>
      <w:r>
        <w:rPr>
          <w:rFonts w:eastAsia="Times New Roman"/>
          <w:sz w:val="22"/>
          <w:szCs w:val="22"/>
        </w:rPr>
        <w:t xml:space="preserve">Following on it was tested to see if the QC would correctly differentiate into a SC (before turning into a PC) if it was at its maximum </w:t>
      </w:r>
      <w:r w:rsidR="00BF0D9A">
        <w:rPr>
          <w:rFonts w:eastAsia="Times New Roman"/>
          <w:sz w:val="22"/>
          <w:szCs w:val="22"/>
        </w:rPr>
        <w:t>age</w:t>
      </w:r>
      <w:r>
        <w:rPr>
          <w:rFonts w:eastAsia="Times New Roman"/>
          <w:sz w:val="22"/>
          <w:szCs w:val="22"/>
        </w:rPr>
        <w:t>. This initially brought up an error in the program where due to the lack of surrounding neighbours and being at max stage</w:t>
      </w:r>
      <w:r w:rsidR="00BF0D9A">
        <w:rPr>
          <w:rFonts w:eastAsia="Times New Roman"/>
          <w:sz w:val="22"/>
          <w:szCs w:val="22"/>
        </w:rPr>
        <w:t xml:space="preserve"> the cell passed the conditions for both turning senescent and quiescent. T</w:t>
      </w:r>
      <w:r>
        <w:rPr>
          <w:rFonts w:eastAsia="Times New Roman"/>
          <w:sz w:val="22"/>
          <w:szCs w:val="22"/>
        </w:rPr>
        <w:t xml:space="preserve">he program first </w:t>
      </w:r>
      <w:r w:rsidR="00BF0D9A">
        <w:rPr>
          <w:rFonts w:eastAsia="Times New Roman"/>
          <w:sz w:val="22"/>
          <w:szCs w:val="22"/>
        </w:rPr>
        <w:t>removed</w:t>
      </w:r>
      <w:r>
        <w:rPr>
          <w:rFonts w:eastAsia="Times New Roman"/>
          <w:sz w:val="22"/>
          <w:szCs w:val="22"/>
        </w:rPr>
        <w:t xml:space="preserve"> the QC and initialise a new SC but would then go onto </w:t>
      </w:r>
      <w:r w:rsidR="00BF0D9A">
        <w:rPr>
          <w:rFonts w:eastAsia="Times New Roman"/>
          <w:sz w:val="22"/>
          <w:szCs w:val="22"/>
        </w:rPr>
        <w:t>remove</w:t>
      </w:r>
      <w:r>
        <w:rPr>
          <w:rFonts w:eastAsia="Times New Roman"/>
          <w:sz w:val="22"/>
          <w:szCs w:val="22"/>
        </w:rPr>
        <w:t xml:space="preserve"> the SC and initialise a new PC in the same itera</w:t>
      </w:r>
      <w:r w:rsidR="00694D7A">
        <w:rPr>
          <w:rFonts w:eastAsia="Times New Roman"/>
          <w:sz w:val="22"/>
          <w:szCs w:val="22"/>
        </w:rPr>
        <w:t xml:space="preserve">tion. This was due to a missing continue </w:t>
      </w:r>
      <w:r>
        <w:rPr>
          <w:rFonts w:eastAsia="Times New Roman"/>
          <w:sz w:val="22"/>
          <w:szCs w:val="22"/>
        </w:rPr>
        <w:t>statement</w:t>
      </w:r>
      <w:r w:rsidR="00694D7A">
        <w:rPr>
          <w:rFonts w:eastAsia="Times New Roman"/>
          <w:sz w:val="22"/>
          <w:szCs w:val="22"/>
        </w:rPr>
        <w:t>s</w:t>
      </w:r>
      <w:r>
        <w:rPr>
          <w:rFonts w:eastAsia="Times New Roman"/>
          <w:sz w:val="22"/>
          <w:szCs w:val="22"/>
        </w:rPr>
        <w:t xml:space="preserve"> in agent solve</w:t>
      </w:r>
      <w:r w:rsidR="00223640">
        <w:rPr>
          <w:rFonts w:eastAsia="Times New Roman"/>
          <w:sz w:val="22"/>
          <w:szCs w:val="22"/>
        </w:rPr>
        <w:t xml:space="preserve"> </w:t>
      </w:r>
      <w:r w:rsidR="00B30411">
        <w:rPr>
          <w:rFonts w:eastAsia="Times New Roman"/>
          <w:sz w:val="22"/>
          <w:szCs w:val="22"/>
        </w:rPr>
        <w:t>function</w:t>
      </w:r>
      <w:r w:rsidR="001F3D6C">
        <w:rPr>
          <w:rFonts w:eastAsia="Times New Roman"/>
          <w:sz w:val="22"/>
          <w:szCs w:val="22"/>
        </w:rPr>
        <w:t xml:space="preserve"> </w:t>
      </w:r>
      <w:r w:rsidR="00223640">
        <w:rPr>
          <w:rFonts w:eastAsia="Times New Roman"/>
          <w:sz w:val="22"/>
          <w:szCs w:val="22"/>
        </w:rPr>
        <w:t>and has now been fixed as shown below</w:t>
      </w:r>
      <w:r>
        <w:rPr>
          <w:rFonts w:eastAsia="Times New Roman"/>
          <w:sz w:val="22"/>
          <w:szCs w:val="22"/>
        </w:rPr>
        <w:t>.</w:t>
      </w:r>
    </w:p>
    <w:p w14:paraId="0006F3E7" w14:textId="77777777" w:rsidR="004A0279" w:rsidRDefault="004A0279">
      <w:pPr>
        <w:rPr>
          <w:rFonts w:eastAsia="Times New Roman"/>
          <w:sz w:val="22"/>
          <w:szCs w:val="22"/>
        </w:rPr>
      </w:pPr>
    </w:p>
    <w:p w14:paraId="25C79F11" w14:textId="1582A4FC" w:rsidR="004A0279" w:rsidRDefault="00223640" w:rsidP="00EA22A3">
      <w:pPr>
        <w:jc w:val="center"/>
        <w:rPr>
          <w:rFonts w:eastAsia="Times New Roman"/>
          <w:sz w:val="22"/>
          <w:szCs w:val="22"/>
        </w:rPr>
      </w:pPr>
      <w:r>
        <w:rPr>
          <w:rFonts w:eastAsia="Times New Roman"/>
          <w:noProof/>
          <w:sz w:val="22"/>
          <w:szCs w:val="22"/>
        </w:rPr>
        <w:drawing>
          <wp:inline distT="0" distB="0" distL="0" distR="0" wp14:anchorId="1C5F67C2" wp14:editId="6CBA2840">
            <wp:extent cx="3503930" cy="1751771"/>
            <wp:effectExtent l="0" t="0" r="1270" b="1270"/>
            <wp:docPr id="49" name="Picture 49"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s/pjimage.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7837" cy="1763723"/>
                    </a:xfrm>
                    <a:prstGeom prst="rect">
                      <a:avLst/>
                    </a:prstGeom>
                    <a:noFill/>
                    <a:ln>
                      <a:noFill/>
                    </a:ln>
                  </pic:spPr>
                </pic:pic>
              </a:graphicData>
            </a:graphic>
          </wp:inline>
        </w:drawing>
      </w:r>
    </w:p>
    <w:p w14:paraId="44C919B3" w14:textId="47D6C47D" w:rsidR="009D6B89" w:rsidRDefault="009D6B89" w:rsidP="00EA22A3">
      <w:pPr>
        <w:jc w:val="center"/>
        <w:rPr>
          <w:rFonts w:eastAsia="Times New Roman"/>
          <w:sz w:val="22"/>
          <w:szCs w:val="22"/>
        </w:rPr>
      </w:pPr>
      <w:r>
        <w:rPr>
          <w:rFonts w:eastAsia="Times New Roman"/>
          <w:sz w:val="22"/>
          <w:szCs w:val="22"/>
        </w:rPr>
        <w:lastRenderedPageBreak/>
        <w:t>Figure 5.X: Quiescent cell turning senescent.</w:t>
      </w:r>
    </w:p>
    <w:p w14:paraId="1ABCE508" w14:textId="77777777" w:rsidR="000844D5" w:rsidRDefault="000844D5">
      <w:pPr>
        <w:rPr>
          <w:rFonts w:eastAsia="Times New Roman"/>
          <w:sz w:val="22"/>
          <w:szCs w:val="22"/>
        </w:rPr>
      </w:pPr>
    </w:p>
    <w:p w14:paraId="10605430" w14:textId="49D6239E" w:rsidR="000844D5" w:rsidRDefault="000844D5">
      <w:pPr>
        <w:rPr>
          <w:rFonts w:eastAsia="Times New Roman"/>
          <w:sz w:val="22"/>
          <w:szCs w:val="22"/>
        </w:rPr>
      </w:pPr>
      <w:r>
        <w:rPr>
          <w:rFonts w:eastAsia="Times New Roman"/>
          <w:sz w:val="22"/>
          <w:szCs w:val="22"/>
        </w:rPr>
        <w:t>5.2.3 Acceptance Testing</w:t>
      </w:r>
    </w:p>
    <w:tbl>
      <w:tblPr>
        <w:tblStyle w:val="TableGrid"/>
        <w:tblW w:w="0" w:type="auto"/>
        <w:tblLook w:val="04A0" w:firstRow="1" w:lastRow="0" w:firstColumn="1" w:lastColumn="0" w:noHBand="0" w:noVBand="1"/>
      </w:tblPr>
      <w:tblGrid>
        <w:gridCol w:w="4505"/>
        <w:gridCol w:w="4505"/>
      </w:tblGrid>
      <w:tr w:rsidR="000844D5" w14:paraId="6B6C9E0C" w14:textId="77777777" w:rsidTr="000844D5">
        <w:tc>
          <w:tcPr>
            <w:tcW w:w="4505" w:type="dxa"/>
          </w:tcPr>
          <w:p w14:paraId="482B7302" w14:textId="77777777" w:rsidR="000844D5" w:rsidRDefault="000844D5">
            <w:pPr>
              <w:rPr>
                <w:rFonts w:eastAsia="Times New Roman"/>
                <w:sz w:val="22"/>
                <w:szCs w:val="22"/>
              </w:rPr>
            </w:pPr>
          </w:p>
        </w:tc>
        <w:tc>
          <w:tcPr>
            <w:tcW w:w="4505" w:type="dxa"/>
          </w:tcPr>
          <w:p w14:paraId="45E7DF41" w14:textId="77777777" w:rsidR="000844D5" w:rsidRDefault="000844D5">
            <w:pPr>
              <w:rPr>
                <w:rFonts w:eastAsia="Times New Roman"/>
                <w:sz w:val="22"/>
                <w:szCs w:val="22"/>
              </w:rPr>
            </w:pPr>
          </w:p>
        </w:tc>
      </w:tr>
      <w:tr w:rsidR="000844D5" w14:paraId="23E7A958" w14:textId="77777777" w:rsidTr="000844D5">
        <w:tc>
          <w:tcPr>
            <w:tcW w:w="4505" w:type="dxa"/>
          </w:tcPr>
          <w:p w14:paraId="40F81F9B" w14:textId="77777777" w:rsidR="000844D5" w:rsidRDefault="000844D5">
            <w:pPr>
              <w:rPr>
                <w:rFonts w:eastAsia="Times New Roman"/>
                <w:sz w:val="22"/>
                <w:szCs w:val="22"/>
              </w:rPr>
            </w:pPr>
          </w:p>
        </w:tc>
        <w:tc>
          <w:tcPr>
            <w:tcW w:w="4505" w:type="dxa"/>
          </w:tcPr>
          <w:p w14:paraId="09E150DB" w14:textId="77777777" w:rsidR="000844D5" w:rsidRDefault="000844D5">
            <w:pPr>
              <w:rPr>
                <w:rFonts w:eastAsia="Times New Roman"/>
                <w:sz w:val="22"/>
                <w:szCs w:val="22"/>
              </w:rPr>
            </w:pPr>
          </w:p>
        </w:tc>
      </w:tr>
      <w:tr w:rsidR="000844D5" w14:paraId="365613BA" w14:textId="77777777" w:rsidTr="000844D5">
        <w:tc>
          <w:tcPr>
            <w:tcW w:w="4505" w:type="dxa"/>
          </w:tcPr>
          <w:p w14:paraId="095848E6" w14:textId="77777777" w:rsidR="000844D5" w:rsidRDefault="000844D5">
            <w:pPr>
              <w:rPr>
                <w:rFonts w:eastAsia="Times New Roman"/>
                <w:sz w:val="22"/>
                <w:szCs w:val="22"/>
              </w:rPr>
            </w:pPr>
          </w:p>
        </w:tc>
        <w:tc>
          <w:tcPr>
            <w:tcW w:w="4505" w:type="dxa"/>
          </w:tcPr>
          <w:p w14:paraId="1AF14E50" w14:textId="77777777" w:rsidR="000844D5" w:rsidRDefault="000844D5">
            <w:pPr>
              <w:rPr>
                <w:rFonts w:eastAsia="Times New Roman"/>
                <w:sz w:val="22"/>
                <w:szCs w:val="22"/>
              </w:rPr>
            </w:pPr>
          </w:p>
        </w:tc>
      </w:tr>
    </w:tbl>
    <w:p w14:paraId="4DF41FB5" w14:textId="77777777" w:rsidR="006411D1" w:rsidRPr="00226F61" w:rsidRDefault="006411D1">
      <w:pPr>
        <w:rPr>
          <w:rFonts w:eastAsia="Times New Roman"/>
          <w:sz w:val="22"/>
          <w:szCs w:val="22"/>
        </w:rPr>
      </w:pPr>
    </w:p>
    <w:p w14:paraId="7A82A00B" w14:textId="68EBCA15" w:rsidR="00950D7A" w:rsidRPr="009C3727" w:rsidRDefault="00950D7A" w:rsidP="002E3764">
      <w:pPr>
        <w:pStyle w:val="ListParagraph"/>
        <w:numPr>
          <w:ilvl w:val="0"/>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Results and Discussion</w:t>
      </w:r>
    </w:p>
    <w:p w14:paraId="42A9032E" w14:textId="77777777" w:rsidR="002E3764" w:rsidRPr="009C3727" w:rsidRDefault="002E3764" w:rsidP="002E3764">
      <w:pPr>
        <w:rPr>
          <w:rFonts w:eastAsia="Times New Roman"/>
          <w:b/>
          <w:sz w:val="22"/>
          <w:szCs w:val="22"/>
        </w:rPr>
      </w:pPr>
    </w:p>
    <w:p w14:paraId="24F87CE5" w14:textId="7E5E7986" w:rsidR="00995B45" w:rsidRPr="009C3727" w:rsidRDefault="00995B45" w:rsidP="00995B45">
      <w:pPr>
        <w:ind w:left="360"/>
        <w:rPr>
          <w:rFonts w:eastAsia="Times New Roman"/>
          <w:sz w:val="22"/>
          <w:szCs w:val="22"/>
        </w:rPr>
      </w:pPr>
      <w:r w:rsidRPr="009C3727">
        <w:rPr>
          <w:rFonts w:eastAsia="Times New Roman"/>
          <w:sz w:val="22"/>
          <w:szCs w:val="22"/>
        </w:rPr>
        <w:t>All simulations were run on a 2015 15” mac book pro with a 2.8GHz Intel core i7 processor and 16GB 1600MHz DDR3 memory</w:t>
      </w:r>
      <w:r w:rsidR="00DF77E5">
        <w:rPr>
          <w:rFonts w:eastAsia="Times New Roman"/>
          <w:sz w:val="22"/>
          <w:szCs w:val="22"/>
        </w:rPr>
        <w:t xml:space="preserve"> and a </w:t>
      </w:r>
      <w:r w:rsidR="00D6226A">
        <w:rPr>
          <w:rFonts w:eastAsia="Times New Roman"/>
          <w:sz w:val="22"/>
          <w:szCs w:val="22"/>
        </w:rPr>
        <w:t xml:space="preserve">MSI GT70 with a 2.4GHz Intel core i7 processor and 16GB DDR3 memory. The software developed in Chapter 5 can be found on GitHub at: </w:t>
      </w:r>
      <w:r w:rsidR="00D6226A" w:rsidRPr="009C3727">
        <w:rPr>
          <w:rFonts w:eastAsia="Times New Roman"/>
          <w:sz w:val="22"/>
          <w:szCs w:val="22"/>
        </w:rPr>
        <w:t>https://github.com/HarrisonCooper/dissertation</w:t>
      </w:r>
      <w:r w:rsidR="00D6226A">
        <w:rPr>
          <w:rFonts w:eastAsia="Times New Roman"/>
          <w:sz w:val="22"/>
          <w:szCs w:val="22"/>
        </w:rPr>
        <w:t>.</w:t>
      </w:r>
    </w:p>
    <w:p w14:paraId="6BDC1948" w14:textId="77777777" w:rsidR="00995B45" w:rsidRPr="009C3727" w:rsidRDefault="00995B45" w:rsidP="002E3764">
      <w:pPr>
        <w:rPr>
          <w:rFonts w:eastAsia="Times New Roman"/>
          <w:b/>
          <w:sz w:val="22"/>
          <w:szCs w:val="22"/>
        </w:rPr>
      </w:pPr>
    </w:p>
    <w:p w14:paraId="1EA3411D" w14:textId="74CAB98B" w:rsidR="002E3764" w:rsidRPr="00B0424D"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Simulation Results</w:t>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sz w:val="22"/>
          <w:szCs w:val="22"/>
        </w:rPr>
        <w:t>Following Chapter 4.5 several simulations with the same starting conditions were run to provide a statistically accurate representation of the emergent behaviours of the stochastic ABM</w:t>
      </w:r>
      <w:r w:rsidR="00B0424D">
        <w:rPr>
          <w:rFonts w:ascii="Times New Roman" w:eastAsia="Times New Roman" w:hAnsi="Times New Roman" w:cs="Times New Roman"/>
          <w:sz w:val="22"/>
          <w:szCs w:val="22"/>
        </w:rPr>
        <w:t xml:space="preserve"> produced</w:t>
      </w:r>
      <w:r w:rsidR="002C0EF7">
        <w:rPr>
          <w:rFonts w:ascii="Times New Roman" w:eastAsia="Times New Roman" w:hAnsi="Times New Roman" w:cs="Times New Roman"/>
          <w:sz w:val="22"/>
          <w:szCs w:val="22"/>
        </w:rPr>
        <w:t>. However, due to time complexity issues it was not possible to accurately mimic the process in [Into to Wound Healing] where they used a 1mm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area of cells and a wound 400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 wide. Instead most simulations were run at 500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with a wound size of 200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 xml:space="preserve">m, producing a maximum of around </w:t>
      </w:r>
      <w:r w:rsidR="00B0424D">
        <w:rPr>
          <w:rFonts w:ascii="Times New Roman" w:eastAsia="Times New Roman" w:hAnsi="Times New Roman" w:cs="Times New Roman"/>
          <w:sz w:val="22"/>
          <w:szCs w:val="22"/>
        </w:rPr>
        <w:t>800 agents</w:t>
      </w:r>
      <w:r w:rsidR="002C0EF7">
        <w:rPr>
          <w:rFonts w:ascii="Times New Roman" w:eastAsia="Times New Roman" w:hAnsi="Times New Roman" w:cs="Times New Roman"/>
          <w:sz w:val="22"/>
          <w:szCs w:val="22"/>
        </w:rPr>
        <w:t xml:space="preserve">, requiring between 90 and 150 minutes </w:t>
      </w:r>
      <w:r w:rsidR="00B0424D">
        <w:rPr>
          <w:rFonts w:ascii="Times New Roman" w:eastAsia="Times New Roman" w:hAnsi="Times New Roman" w:cs="Times New Roman"/>
          <w:sz w:val="22"/>
          <w:szCs w:val="22"/>
        </w:rPr>
        <w:t>to complete. One simulation has been run with the same dimensions as [], however took 1,800 minutes to run due to simulating around 3,500 agents.</w:t>
      </w:r>
    </w:p>
    <w:p w14:paraId="3828B662" w14:textId="77777777" w:rsidR="00B0424D" w:rsidRDefault="00B0424D" w:rsidP="00B0424D">
      <w:pPr>
        <w:pStyle w:val="ListParagraph"/>
        <w:ind w:left="360"/>
        <w:rPr>
          <w:rFonts w:ascii="Times New Roman" w:eastAsia="Times New Roman" w:hAnsi="Times New Roman" w:cs="Times New Roman"/>
          <w:b/>
          <w:sz w:val="22"/>
          <w:szCs w:val="22"/>
        </w:rPr>
      </w:pP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830EE5" w14:paraId="00EA5D7C" w14:textId="77777777" w:rsidTr="00B0424D">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5F71364B" w14:textId="77777777" w:rsidR="00B0424D" w:rsidRDefault="00B0424D" w:rsidP="00B0424D">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6B57D1" w14:textId="379EBACE" w:rsidR="00B0424D" w:rsidRDefault="00B0424D" w:rsidP="00B0424D">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014E051" w14:textId="652E30F6" w:rsidR="00B0424D" w:rsidRDefault="00B0424D" w:rsidP="00B0424D">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7BEE52C6" w14:textId="381942A1" w:rsidR="00B0424D" w:rsidRDefault="00B0424D" w:rsidP="00B0424D">
            <w:pPr>
              <w:jc w:val="center"/>
              <w:rPr>
                <w:rFonts w:eastAsia="Times New Roman"/>
                <w:b/>
                <w:sz w:val="22"/>
                <w:szCs w:val="22"/>
              </w:rPr>
            </w:pPr>
            <w:r>
              <w:rPr>
                <w:rFonts w:eastAsia="Times New Roman"/>
                <w:b/>
                <w:sz w:val="22"/>
                <w:szCs w:val="22"/>
              </w:rPr>
              <w:t>Standard Deviation</w:t>
            </w:r>
          </w:p>
        </w:tc>
      </w:tr>
      <w:tr w:rsidR="00B0424D" w14:paraId="405B0E18" w14:textId="77777777" w:rsidTr="00B0424D">
        <w:trPr>
          <w:jc w:val="center"/>
        </w:trPr>
        <w:tc>
          <w:tcPr>
            <w:tcW w:w="2040" w:type="dxa"/>
            <w:gridSpan w:val="2"/>
            <w:vMerge/>
            <w:tcBorders>
              <w:left w:val="single" w:sz="24" w:space="0" w:color="auto"/>
              <w:bottom w:val="single" w:sz="24" w:space="0" w:color="auto"/>
              <w:right w:val="single" w:sz="24" w:space="0" w:color="auto"/>
            </w:tcBorders>
            <w:vAlign w:val="center"/>
          </w:tcPr>
          <w:p w14:paraId="572C6572" w14:textId="77777777" w:rsidR="00B0424D" w:rsidRDefault="00B0424D" w:rsidP="00B0424D">
            <w:pPr>
              <w:jc w:val="center"/>
              <w:rPr>
                <w:rFonts w:eastAsia="Times New Roman"/>
                <w:b/>
                <w:sz w:val="22"/>
                <w:szCs w:val="22"/>
              </w:rPr>
            </w:pPr>
          </w:p>
        </w:tc>
        <w:tc>
          <w:tcPr>
            <w:tcW w:w="970" w:type="dxa"/>
            <w:tcBorders>
              <w:left w:val="single" w:sz="24" w:space="0" w:color="auto"/>
              <w:bottom w:val="single" w:sz="24" w:space="0" w:color="auto"/>
            </w:tcBorders>
            <w:vAlign w:val="center"/>
          </w:tcPr>
          <w:p w14:paraId="3C081149" w14:textId="153CC3B3" w:rsidR="00B0424D" w:rsidRDefault="00B0424D" w:rsidP="00B0424D">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1C8BE6CD" w14:textId="226543C7" w:rsidR="00B0424D" w:rsidRDefault="00B0424D" w:rsidP="00B0424D">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3E2212AD" w14:textId="21E5FEB7" w:rsidR="00B0424D" w:rsidRDefault="00B0424D" w:rsidP="00B0424D">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C334646" w14:textId="0F6968A8" w:rsidR="00B0424D" w:rsidRDefault="00B0424D" w:rsidP="00B0424D">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161BB397" w14:textId="7857C591" w:rsidR="00B0424D" w:rsidRDefault="00B0424D" w:rsidP="00B0424D">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FC55842" w14:textId="77777777" w:rsidR="00B0424D" w:rsidRDefault="00B0424D" w:rsidP="00B0424D">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10D7C2DB" w14:textId="77777777" w:rsidR="00B0424D" w:rsidRDefault="00B0424D" w:rsidP="00B0424D">
            <w:pPr>
              <w:jc w:val="center"/>
              <w:rPr>
                <w:rFonts w:eastAsia="Times New Roman"/>
                <w:b/>
                <w:sz w:val="22"/>
                <w:szCs w:val="22"/>
              </w:rPr>
            </w:pPr>
          </w:p>
        </w:tc>
      </w:tr>
      <w:tr w:rsidR="00B0424D" w14:paraId="42F192C8" w14:textId="77777777" w:rsidTr="00B0424D">
        <w:trPr>
          <w:jc w:val="center"/>
        </w:trPr>
        <w:tc>
          <w:tcPr>
            <w:tcW w:w="2040" w:type="dxa"/>
            <w:gridSpan w:val="2"/>
            <w:tcBorders>
              <w:top w:val="single" w:sz="24" w:space="0" w:color="auto"/>
              <w:left w:val="single" w:sz="24" w:space="0" w:color="auto"/>
              <w:right w:val="single" w:sz="24" w:space="0" w:color="auto"/>
            </w:tcBorders>
            <w:vAlign w:val="center"/>
          </w:tcPr>
          <w:p w14:paraId="7A190C91" w14:textId="16D9581D" w:rsidR="00B0424D" w:rsidRDefault="00B0424D" w:rsidP="00B0424D">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159093F7" w14:textId="21DF691D" w:rsidR="00B0424D" w:rsidRPr="00830EE5" w:rsidRDefault="00830EE5" w:rsidP="00B0424D">
            <w:pPr>
              <w:jc w:val="center"/>
              <w:rPr>
                <w:rFonts w:eastAsia="Times New Roman"/>
                <w:sz w:val="22"/>
                <w:szCs w:val="22"/>
              </w:rPr>
            </w:pPr>
            <w:r w:rsidRPr="00830EE5">
              <w:rPr>
                <w:rFonts w:eastAsia="Times New Roman"/>
                <w:sz w:val="22"/>
                <w:szCs w:val="22"/>
              </w:rPr>
              <w:t>2.9</w:t>
            </w:r>
          </w:p>
        </w:tc>
        <w:tc>
          <w:tcPr>
            <w:tcW w:w="920" w:type="dxa"/>
            <w:tcBorders>
              <w:top w:val="single" w:sz="24" w:space="0" w:color="auto"/>
            </w:tcBorders>
            <w:vAlign w:val="center"/>
          </w:tcPr>
          <w:p w14:paraId="66893788" w14:textId="46CD3382" w:rsidR="00B0424D" w:rsidRPr="00830EE5" w:rsidRDefault="00830EE5" w:rsidP="00B0424D">
            <w:pPr>
              <w:jc w:val="center"/>
              <w:rPr>
                <w:rFonts w:eastAsia="Times New Roman"/>
                <w:sz w:val="22"/>
                <w:szCs w:val="22"/>
              </w:rPr>
            </w:pPr>
            <w:r>
              <w:rPr>
                <w:rFonts w:eastAsia="Times New Roman"/>
                <w:sz w:val="22"/>
                <w:szCs w:val="22"/>
              </w:rPr>
              <w:t>2.9</w:t>
            </w:r>
          </w:p>
        </w:tc>
        <w:tc>
          <w:tcPr>
            <w:tcW w:w="990" w:type="dxa"/>
            <w:tcBorders>
              <w:top w:val="single" w:sz="24" w:space="0" w:color="auto"/>
            </w:tcBorders>
            <w:vAlign w:val="center"/>
          </w:tcPr>
          <w:p w14:paraId="39244B95" w14:textId="28DECA40" w:rsidR="00B0424D" w:rsidRPr="00830EE5" w:rsidRDefault="00830EE5" w:rsidP="00B0424D">
            <w:pPr>
              <w:jc w:val="center"/>
              <w:rPr>
                <w:rFonts w:eastAsia="Times New Roman"/>
                <w:sz w:val="22"/>
                <w:szCs w:val="22"/>
              </w:rPr>
            </w:pPr>
            <w:r>
              <w:rPr>
                <w:rFonts w:eastAsia="Times New Roman"/>
                <w:sz w:val="22"/>
                <w:szCs w:val="22"/>
              </w:rPr>
              <w:t>2.6</w:t>
            </w:r>
          </w:p>
        </w:tc>
        <w:tc>
          <w:tcPr>
            <w:tcW w:w="900" w:type="dxa"/>
            <w:tcBorders>
              <w:top w:val="single" w:sz="24" w:space="0" w:color="auto"/>
            </w:tcBorders>
            <w:vAlign w:val="center"/>
          </w:tcPr>
          <w:p w14:paraId="407463C1" w14:textId="5E3F6203" w:rsidR="00B0424D" w:rsidRPr="00830EE5" w:rsidRDefault="00830EE5" w:rsidP="00B0424D">
            <w:pPr>
              <w:jc w:val="center"/>
              <w:rPr>
                <w:rFonts w:eastAsia="Times New Roman"/>
                <w:sz w:val="22"/>
                <w:szCs w:val="22"/>
              </w:rPr>
            </w:pPr>
            <w:r>
              <w:rPr>
                <w:rFonts w:eastAsia="Times New Roman"/>
                <w:sz w:val="22"/>
                <w:szCs w:val="22"/>
              </w:rPr>
              <w:t>2.7</w:t>
            </w:r>
          </w:p>
        </w:tc>
        <w:tc>
          <w:tcPr>
            <w:tcW w:w="917" w:type="dxa"/>
            <w:tcBorders>
              <w:top w:val="single" w:sz="24" w:space="0" w:color="auto"/>
              <w:right w:val="single" w:sz="24" w:space="0" w:color="auto"/>
            </w:tcBorders>
            <w:vAlign w:val="center"/>
          </w:tcPr>
          <w:p w14:paraId="4C23A7AC" w14:textId="409FFED5" w:rsidR="00B0424D" w:rsidRPr="00830EE5" w:rsidRDefault="00830EE5" w:rsidP="00B0424D">
            <w:pPr>
              <w:jc w:val="center"/>
              <w:rPr>
                <w:rFonts w:eastAsia="Times New Roman"/>
                <w:sz w:val="22"/>
                <w:szCs w:val="22"/>
              </w:rPr>
            </w:pPr>
            <w:r>
              <w:rPr>
                <w:rFonts w:eastAsia="Times New Roman"/>
                <w:sz w:val="22"/>
                <w:szCs w:val="22"/>
              </w:rPr>
              <w:t>2.6</w:t>
            </w:r>
          </w:p>
        </w:tc>
        <w:tc>
          <w:tcPr>
            <w:tcW w:w="1097" w:type="dxa"/>
            <w:tcBorders>
              <w:top w:val="single" w:sz="24" w:space="0" w:color="auto"/>
              <w:left w:val="single" w:sz="24" w:space="0" w:color="auto"/>
            </w:tcBorders>
            <w:vAlign w:val="center"/>
          </w:tcPr>
          <w:p w14:paraId="0EE4530B" w14:textId="0790E5CF" w:rsidR="00B0424D" w:rsidRPr="00830EE5" w:rsidRDefault="00830EE5" w:rsidP="00B0424D">
            <w:pPr>
              <w:jc w:val="center"/>
              <w:rPr>
                <w:rFonts w:eastAsia="Times New Roman"/>
                <w:sz w:val="22"/>
                <w:szCs w:val="22"/>
              </w:rPr>
            </w:pPr>
            <w:r>
              <w:rPr>
                <w:rFonts w:eastAsia="Times New Roman"/>
                <w:sz w:val="22"/>
                <w:szCs w:val="22"/>
              </w:rPr>
              <w:t>2.74</w:t>
            </w:r>
          </w:p>
        </w:tc>
        <w:tc>
          <w:tcPr>
            <w:tcW w:w="1126" w:type="dxa"/>
            <w:tcBorders>
              <w:top w:val="single" w:sz="24" w:space="0" w:color="auto"/>
              <w:right w:val="single" w:sz="24" w:space="0" w:color="auto"/>
            </w:tcBorders>
            <w:vAlign w:val="center"/>
          </w:tcPr>
          <w:p w14:paraId="68529380" w14:textId="59F60060" w:rsidR="00B0424D" w:rsidRPr="00830EE5" w:rsidRDefault="00830EE5" w:rsidP="00B0424D">
            <w:pPr>
              <w:jc w:val="center"/>
              <w:rPr>
                <w:rFonts w:eastAsia="Times New Roman"/>
                <w:sz w:val="22"/>
                <w:szCs w:val="22"/>
              </w:rPr>
            </w:pPr>
            <w:r>
              <w:rPr>
                <w:rFonts w:eastAsia="Times New Roman"/>
                <w:sz w:val="22"/>
                <w:szCs w:val="22"/>
              </w:rPr>
              <w:t>0.06</w:t>
            </w:r>
          </w:p>
        </w:tc>
      </w:tr>
      <w:tr w:rsidR="00B0424D" w14:paraId="223A06E6" w14:textId="77777777" w:rsidTr="00B0424D">
        <w:trPr>
          <w:jc w:val="center"/>
        </w:trPr>
        <w:tc>
          <w:tcPr>
            <w:tcW w:w="2040" w:type="dxa"/>
            <w:gridSpan w:val="2"/>
            <w:tcBorders>
              <w:left w:val="single" w:sz="24" w:space="0" w:color="auto"/>
              <w:bottom w:val="single" w:sz="24" w:space="0" w:color="auto"/>
              <w:right w:val="single" w:sz="24" w:space="0" w:color="auto"/>
            </w:tcBorders>
            <w:vAlign w:val="center"/>
          </w:tcPr>
          <w:p w14:paraId="6C64B946" w14:textId="5C9E403F" w:rsidR="00B0424D" w:rsidRDefault="00B0424D" w:rsidP="00B0424D">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99AD978" w14:textId="277DC8FE" w:rsidR="00B0424D" w:rsidRPr="00830EE5" w:rsidRDefault="00830EE5" w:rsidP="00B0424D">
            <w:pPr>
              <w:jc w:val="center"/>
              <w:rPr>
                <w:rFonts w:eastAsia="Times New Roman"/>
                <w:sz w:val="22"/>
                <w:szCs w:val="22"/>
              </w:rPr>
            </w:pPr>
            <w:r>
              <w:rPr>
                <w:rFonts w:eastAsia="Times New Roman"/>
                <w:sz w:val="22"/>
                <w:szCs w:val="22"/>
              </w:rPr>
              <w:t>36</w:t>
            </w:r>
          </w:p>
        </w:tc>
        <w:tc>
          <w:tcPr>
            <w:tcW w:w="920" w:type="dxa"/>
            <w:tcBorders>
              <w:bottom w:val="single" w:sz="24" w:space="0" w:color="auto"/>
            </w:tcBorders>
            <w:vAlign w:val="center"/>
          </w:tcPr>
          <w:p w14:paraId="34959035" w14:textId="21316FA3" w:rsidR="00B0424D" w:rsidRPr="00830EE5" w:rsidRDefault="00830EE5" w:rsidP="00B0424D">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8CA2342" w14:textId="00948D3F" w:rsidR="00B0424D" w:rsidRPr="00830EE5" w:rsidRDefault="00830EE5" w:rsidP="00B0424D">
            <w:pPr>
              <w:jc w:val="center"/>
              <w:rPr>
                <w:rFonts w:eastAsia="Times New Roman"/>
                <w:sz w:val="22"/>
                <w:szCs w:val="22"/>
              </w:rPr>
            </w:pPr>
            <w:r>
              <w:rPr>
                <w:rFonts w:eastAsia="Times New Roman"/>
                <w:sz w:val="22"/>
                <w:szCs w:val="22"/>
              </w:rPr>
              <w:t>36</w:t>
            </w:r>
          </w:p>
        </w:tc>
        <w:tc>
          <w:tcPr>
            <w:tcW w:w="900" w:type="dxa"/>
            <w:tcBorders>
              <w:bottom w:val="single" w:sz="24" w:space="0" w:color="auto"/>
            </w:tcBorders>
            <w:vAlign w:val="center"/>
          </w:tcPr>
          <w:p w14:paraId="2DB78B4C" w14:textId="5DFB52DF" w:rsidR="00B0424D" w:rsidRPr="00830EE5" w:rsidRDefault="00830EE5" w:rsidP="00B0424D">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7567A0CC" w14:textId="0DA71C91" w:rsidR="00B0424D" w:rsidRPr="00830EE5" w:rsidRDefault="00830EE5" w:rsidP="00B0424D">
            <w:pPr>
              <w:jc w:val="center"/>
              <w:rPr>
                <w:rFonts w:eastAsia="Times New Roman"/>
                <w:sz w:val="22"/>
                <w:szCs w:val="22"/>
              </w:rPr>
            </w:pPr>
            <w:r>
              <w:rPr>
                <w:rFonts w:eastAsia="Times New Roman"/>
                <w:sz w:val="22"/>
                <w:szCs w:val="22"/>
              </w:rPr>
              <w:t>30</w:t>
            </w:r>
          </w:p>
        </w:tc>
        <w:tc>
          <w:tcPr>
            <w:tcW w:w="1097" w:type="dxa"/>
            <w:tcBorders>
              <w:left w:val="single" w:sz="24" w:space="0" w:color="auto"/>
              <w:bottom w:val="single" w:sz="24" w:space="0" w:color="auto"/>
            </w:tcBorders>
            <w:vAlign w:val="center"/>
          </w:tcPr>
          <w:p w14:paraId="2390A92C" w14:textId="14610FAF" w:rsidR="00B0424D" w:rsidRPr="00830EE5" w:rsidRDefault="00830EE5" w:rsidP="00B0424D">
            <w:pPr>
              <w:jc w:val="center"/>
              <w:rPr>
                <w:rFonts w:eastAsia="Times New Roman"/>
                <w:sz w:val="22"/>
                <w:szCs w:val="22"/>
              </w:rPr>
            </w:pPr>
            <w:r>
              <w:rPr>
                <w:rFonts w:eastAsia="Times New Roman"/>
                <w:sz w:val="22"/>
                <w:szCs w:val="22"/>
              </w:rPr>
              <w:t>34.8</w:t>
            </w:r>
          </w:p>
        </w:tc>
        <w:tc>
          <w:tcPr>
            <w:tcW w:w="1126" w:type="dxa"/>
            <w:tcBorders>
              <w:bottom w:val="single" w:sz="24" w:space="0" w:color="auto"/>
              <w:right w:val="single" w:sz="24" w:space="0" w:color="auto"/>
            </w:tcBorders>
            <w:vAlign w:val="center"/>
          </w:tcPr>
          <w:p w14:paraId="7FB6C895" w14:textId="3BEC02CF" w:rsidR="00B0424D" w:rsidRPr="00830EE5" w:rsidRDefault="00830EE5" w:rsidP="00B0424D">
            <w:pPr>
              <w:jc w:val="center"/>
              <w:rPr>
                <w:rFonts w:eastAsia="Times New Roman"/>
                <w:sz w:val="22"/>
                <w:szCs w:val="22"/>
              </w:rPr>
            </w:pPr>
            <w:r>
              <w:rPr>
                <w:rFonts w:eastAsia="Times New Roman"/>
                <w:sz w:val="22"/>
                <w:szCs w:val="22"/>
              </w:rPr>
              <w:t>1.07</w:t>
            </w:r>
          </w:p>
        </w:tc>
      </w:tr>
      <w:tr w:rsidR="00B0424D" w14:paraId="16B7A137" w14:textId="77777777" w:rsidTr="00B0424D">
        <w:trPr>
          <w:jc w:val="center"/>
        </w:trPr>
        <w:tc>
          <w:tcPr>
            <w:tcW w:w="1410" w:type="dxa"/>
            <w:vMerge w:val="restart"/>
            <w:tcBorders>
              <w:top w:val="single" w:sz="24" w:space="0" w:color="auto"/>
              <w:left w:val="single" w:sz="24" w:space="0" w:color="auto"/>
              <w:right w:val="single" w:sz="24" w:space="0" w:color="auto"/>
            </w:tcBorders>
            <w:vAlign w:val="center"/>
          </w:tcPr>
          <w:p w14:paraId="27276851" w14:textId="3A9583E3" w:rsidR="00B0424D" w:rsidRDefault="00B0424D" w:rsidP="00B0424D">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6E4A5E25" w14:textId="26D2651F" w:rsidR="00B0424D" w:rsidRDefault="00B0424D" w:rsidP="00B0424D">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2DD9BF32" w14:textId="3739ED1B" w:rsidR="00B0424D" w:rsidRPr="00830EE5" w:rsidRDefault="00830EE5" w:rsidP="00B0424D">
            <w:pPr>
              <w:jc w:val="center"/>
              <w:rPr>
                <w:rFonts w:eastAsia="Times New Roman"/>
                <w:sz w:val="22"/>
                <w:szCs w:val="22"/>
              </w:rPr>
            </w:pPr>
            <w:r>
              <w:rPr>
                <w:rFonts w:eastAsia="Times New Roman"/>
                <w:sz w:val="22"/>
                <w:szCs w:val="22"/>
              </w:rPr>
              <w:t>140</w:t>
            </w:r>
          </w:p>
        </w:tc>
        <w:tc>
          <w:tcPr>
            <w:tcW w:w="920" w:type="dxa"/>
            <w:tcBorders>
              <w:top w:val="single" w:sz="24" w:space="0" w:color="auto"/>
            </w:tcBorders>
            <w:vAlign w:val="center"/>
          </w:tcPr>
          <w:p w14:paraId="1588BDDA" w14:textId="6C670F42" w:rsidR="00B0424D" w:rsidRPr="00830EE5" w:rsidRDefault="00830EE5" w:rsidP="00B0424D">
            <w:pPr>
              <w:jc w:val="center"/>
              <w:rPr>
                <w:rFonts w:eastAsia="Times New Roman"/>
                <w:sz w:val="22"/>
                <w:szCs w:val="22"/>
              </w:rPr>
            </w:pPr>
            <w:r>
              <w:rPr>
                <w:rFonts w:eastAsia="Times New Roman"/>
                <w:sz w:val="22"/>
                <w:szCs w:val="22"/>
              </w:rPr>
              <w:t>112</w:t>
            </w:r>
          </w:p>
        </w:tc>
        <w:tc>
          <w:tcPr>
            <w:tcW w:w="990" w:type="dxa"/>
            <w:tcBorders>
              <w:top w:val="single" w:sz="24" w:space="0" w:color="auto"/>
            </w:tcBorders>
            <w:vAlign w:val="center"/>
          </w:tcPr>
          <w:p w14:paraId="39E8221F" w14:textId="31B040D3" w:rsidR="00B0424D" w:rsidRPr="00830EE5" w:rsidRDefault="00830EE5" w:rsidP="00B0424D">
            <w:pPr>
              <w:jc w:val="center"/>
              <w:rPr>
                <w:rFonts w:eastAsia="Times New Roman"/>
                <w:sz w:val="22"/>
                <w:szCs w:val="22"/>
              </w:rPr>
            </w:pPr>
            <w:r>
              <w:rPr>
                <w:rFonts w:eastAsia="Times New Roman"/>
                <w:sz w:val="22"/>
                <w:szCs w:val="22"/>
              </w:rPr>
              <w:t>119</w:t>
            </w:r>
          </w:p>
        </w:tc>
        <w:tc>
          <w:tcPr>
            <w:tcW w:w="900" w:type="dxa"/>
            <w:tcBorders>
              <w:top w:val="single" w:sz="24" w:space="0" w:color="auto"/>
            </w:tcBorders>
            <w:vAlign w:val="center"/>
          </w:tcPr>
          <w:p w14:paraId="1971D582" w14:textId="688CBF65" w:rsidR="00B0424D" w:rsidRPr="00830EE5" w:rsidRDefault="00830EE5" w:rsidP="00B0424D">
            <w:pPr>
              <w:jc w:val="center"/>
              <w:rPr>
                <w:rFonts w:eastAsia="Times New Roman"/>
                <w:sz w:val="22"/>
                <w:szCs w:val="22"/>
              </w:rPr>
            </w:pPr>
            <w:r>
              <w:rPr>
                <w:rFonts w:eastAsia="Times New Roman"/>
                <w:sz w:val="22"/>
                <w:szCs w:val="22"/>
              </w:rPr>
              <w:t>130</w:t>
            </w:r>
          </w:p>
        </w:tc>
        <w:tc>
          <w:tcPr>
            <w:tcW w:w="917" w:type="dxa"/>
            <w:tcBorders>
              <w:top w:val="single" w:sz="24" w:space="0" w:color="auto"/>
              <w:right w:val="single" w:sz="24" w:space="0" w:color="auto"/>
            </w:tcBorders>
            <w:vAlign w:val="center"/>
          </w:tcPr>
          <w:p w14:paraId="3F189253" w14:textId="79FA5330" w:rsidR="00B0424D" w:rsidRPr="00830EE5" w:rsidRDefault="00830EE5" w:rsidP="00B0424D">
            <w:pPr>
              <w:jc w:val="center"/>
              <w:rPr>
                <w:rFonts w:eastAsia="Times New Roman"/>
                <w:sz w:val="22"/>
                <w:szCs w:val="22"/>
              </w:rPr>
            </w:pPr>
            <w:r>
              <w:rPr>
                <w:rFonts w:eastAsia="Times New Roman"/>
                <w:sz w:val="22"/>
                <w:szCs w:val="22"/>
              </w:rPr>
              <w:t>159</w:t>
            </w:r>
          </w:p>
        </w:tc>
        <w:tc>
          <w:tcPr>
            <w:tcW w:w="1097" w:type="dxa"/>
            <w:tcBorders>
              <w:top w:val="single" w:sz="24" w:space="0" w:color="auto"/>
              <w:left w:val="single" w:sz="24" w:space="0" w:color="auto"/>
            </w:tcBorders>
            <w:vAlign w:val="center"/>
          </w:tcPr>
          <w:p w14:paraId="2CB2598A" w14:textId="2DC12518" w:rsidR="00B0424D" w:rsidRPr="00830EE5" w:rsidRDefault="00830EE5" w:rsidP="00B0424D">
            <w:pPr>
              <w:jc w:val="center"/>
              <w:rPr>
                <w:rFonts w:eastAsia="Times New Roman"/>
                <w:sz w:val="22"/>
                <w:szCs w:val="22"/>
              </w:rPr>
            </w:pPr>
            <w:r>
              <w:rPr>
                <w:rFonts w:eastAsia="Times New Roman"/>
                <w:sz w:val="22"/>
                <w:szCs w:val="22"/>
              </w:rPr>
              <w:t>132</w:t>
            </w:r>
          </w:p>
        </w:tc>
        <w:tc>
          <w:tcPr>
            <w:tcW w:w="1126" w:type="dxa"/>
            <w:tcBorders>
              <w:top w:val="single" w:sz="24" w:space="0" w:color="auto"/>
              <w:right w:val="single" w:sz="24" w:space="0" w:color="auto"/>
            </w:tcBorders>
            <w:vAlign w:val="center"/>
          </w:tcPr>
          <w:p w14:paraId="5121BF60" w14:textId="74152FDF" w:rsidR="00B0424D" w:rsidRPr="00830EE5" w:rsidRDefault="00830EE5" w:rsidP="00B0424D">
            <w:pPr>
              <w:jc w:val="center"/>
              <w:rPr>
                <w:rFonts w:eastAsia="Times New Roman"/>
                <w:sz w:val="22"/>
                <w:szCs w:val="22"/>
              </w:rPr>
            </w:pPr>
            <w:r>
              <w:rPr>
                <w:rFonts w:eastAsia="Times New Roman"/>
                <w:sz w:val="22"/>
                <w:szCs w:val="22"/>
              </w:rPr>
              <w:t>7.39</w:t>
            </w:r>
          </w:p>
        </w:tc>
      </w:tr>
      <w:tr w:rsidR="00B0424D" w14:paraId="6D2B67E4" w14:textId="77777777" w:rsidTr="00B0424D">
        <w:trPr>
          <w:jc w:val="center"/>
        </w:trPr>
        <w:tc>
          <w:tcPr>
            <w:tcW w:w="1410" w:type="dxa"/>
            <w:vMerge/>
            <w:tcBorders>
              <w:left w:val="single" w:sz="24" w:space="0" w:color="auto"/>
              <w:right w:val="single" w:sz="24" w:space="0" w:color="auto"/>
            </w:tcBorders>
            <w:vAlign w:val="center"/>
          </w:tcPr>
          <w:p w14:paraId="1DB07E9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0F7F396" w14:textId="707E0FA7" w:rsidR="00B0424D" w:rsidRDefault="00B0424D" w:rsidP="00B0424D">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16F45460" w14:textId="4449F5E2" w:rsidR="00B0424D" w:rsidRPr="00830EE5" w:rsidRDefault="00830EE5" w:rsidP="00B0424D">
            <w:pPr>
              <w:jc w:val="center"/>
              <w:rPr>
                <w:rFonts w:eastAsia="Times New Roman"/>
                <w:sz w:val="22"/>
                <w:szCs w:val="22"/>
              </w:rPr>
            </w:pPr>
            <w:r>
              <w:rPr>
                <w:rFonts w:eastAsia="Times New Roman"/>
                <w:sz w:val="22"/>
                <w:szCs w:val="22"/>
              </w:rPr>
              <w:t>209</w:t>
            </w:r>
          </w:p>
        </w:tc>
        <w:tc>
          <w:tcPr>
            <w:tcW w:w="920" w:type="dxa"/>
            <w:vAlign w:val="center"/>
          </w:tcPr>
          <w:p w14:paraId="3655963B" w14:textId="48C14918" w:rsidR="00B0424D" w:rsidRPr="00830EE5" w:rsidRDefault="00830EE5" w:rsidP="00B0424D">
            <w:pPr>
              <w:jc w:val="center"/>
              <w:rPr>
                <w:rFonts w:eastAsia="Times New Roman"/>
                <w:sz w:val="22"/>
                <w:szCs w:val="22"/>
              </w:rPr>
            </w:pPr>
            <w:r>
              <w:rPr>
                <w:rFonts w:eastAsia="Times New Roman"/>
                <w:sz w:val="22"/>
                <w:szCs w:val="22"/>
              </w:rPr>
              <w:t>149</w:t>
            </w:r>
          </w:p>
        </w:tc>
        <w:tc>
          <w:tcPr>
            <w:tcW w:w="990" w:type="dxa"/>
            <w:vAlign w:val="center"/>
          </w:tcPr>
          <w:p w14:paraId="0C71277C" w14:textId="3443FF13" w:rsidR="00B0424D" w:rsidRPr="00830EE5" w:rsidRDefault="00830EE5" w:rsidP="00B0424D">
            <w:pPr>
              <w:jc w:val="center"/>
              <w:rPr>
                <w:rFonts w:eastAsia="Times New Roman"/>
                <w:sz w:val="22"/>
                <w:szCs w:val="22"/>
              </w:rPr>
            </w:pPr>
            <w:r>
              <w:rPr>
                <w:rFonts w:eastAsia="Times New Roman"/>
                <w:sz w:val="22"/>
                <w:szCs w:val="22"/>
              </w:rPr>
              <w:t>175</w:t>
            </w:r>
          </w:p>
        </w:tc>
        <w:tc>
          <w:tcPr>
            <w:tcW w:w="900" w:type="dxa"/>
            <w:vAlign w:val="center"/>
          </w:tcPr>
          <w:p w14:paraId="6C046F8D" w14:textId="7A9771F6" w:rsidR="00B0424D" w:rsidRPr="00830EE5" w:rsidRDefault="00830EE5" w:rsidP="00B0424D">
            <w:pPr>
              <w:jc w:val="center"/>
              <w:rPr>
                <w:rFonts w:eastAsia="Times New Roman"/>
                <w:sz w:val="22"/>
                <w:szCs w:val="22"/>
              </w:rPr>
            </w:pPr>
            <w:r>
              <w:rPr>
                <w:rFonts w:eastAsia="Times New Roman"/>
                <w:sz w:val="22"/>
                <w:szCs w:val="22"/>
              </w:rPr>
              <w:t>168</w:t>
            </w:r>
          </w:p>
        </w:tc>
        <w:tc>
          <w:tcPr>
            <w:tcW w:w="917" w:type="dxa"/>
            <w:tcBorders>
              <w:right w:val="single" w:sz="24" w:space="0" w:color="auto"/>
            </w:tcBorders>
            <w:vAlign w:val="center"/>
          </w:tcPr>
          <w:p w14:paraId="01385436" w14:textId="723257AD" w:rsidR="00B0424D" w:rsidRPr="00830EE5" w:rsidRDefault="00830EE5" w:rsidP="00B0424D">
            <w:pPr>
              <w:jc w:val="center"/>
              <w:rPr>
                <w:rFonts w:eastAsia="Times New Roman"/>
                <w:sz w:val="22"/>
                <w:szCs w:val="22"/>
              </w:rPr>
            </w:pPr>
            <w:r>
              <w:rPr>
                <w:rFonts w:eastAsia="Times New Roman"/>
                <w:sz w:val="22"/>
                <w:szCs w:val="22"/>
              </w:rPr>
              <w:t>191</w:t>
            </w:r>
          </w:p>
        </w:tc>
        <w:tc>
          <w:tcPr>
            <w:tcW w:w="1097" w:type="dxa"/>
            <w:tcBorders>
              <w:left w:val="single" w:sz="24" w:space="0" w:color="auto"/>
            </w:tcBorders>
            <w:vAlign w:val="center"/>
          </w:tcPr>
          <w:p w14:paraId="690342F4" w14:textId="1315EF9D" w:rsidR="00B0424D" w:rsidRPr="00830EE5" w:rsidRDefault="00830EE5" w:rsidP="00B0424D">
            <w:pPr>
              <w:jc w:val="center"/>
              <w:rPr>
                <w:rFonts w:eastAsia="Times New Roman"/>
                <w:sz w:val="22"/>
                <w:szCs w:val="22"/>
              </w:rPr>
            </w:pPr>
            <w:r>
              <w:rPr>
                <w:rFonts w:eastAsia="Times New Roman"/>
                <w:sz w:val="22"/>
                <w:szCs w:val="22"/>
              </w:rPr>
              <w:t>178.4</w:t>
            </w:r>
          </w:p>
        </w:tc>
        <w:tc>
          <w:tcPr>
            <w:tcW w:w="1126" w:type="dxa"/>
            <w:tcBorders>
              <w:right w:val="single" w:sz="24" w:space="0" w:color="auto"/>
            </w:tcBorders>
            <w:vAlign w:val="center"/>
          </w:tcPr>
          <w:p w14:paraId="3D2C7258" w14:textId="08F74CAA" w:rsidR="00B0424D" w:rsidRPr="00830EE5" w:rsidRDefault="00830EE5" w:rsidP="00B0424D">
            <w:pPr>
              <w:jc w:val="center"/>
              <w:rPr>
                <w:rFonts w:eastAsia="Times New Roman"/>
                <w:sz w:val="22"/>
                <w:szCs w:val="22"/>
              </w:rPr>
            </w:pPr>
            <w:r>
              <w:rPr>
                <w:rFonts w:eastAsia="Times New Roman"/>
                <w:sz w:val="22"/>
                <w:szCs w:val="22"/>
              </w:rPr>
              <w:t>9.12</w:t>
            </w:r>
          </w:p>
        </w:tc>
      </w:tr>
      <w:tr w:rsidR="00B0424D" w14:paraId="3AC97629" w14:textId="77777777" w:rsidTr="00B0424D">
        <w:trPr>
          <w:jc w:val="center"/>
        </w:trPr>
        <w:tc>
          <w:tcPr>
            <w:tcW w:w="1410" w:type="dxa"/>
            <w:vMerge/>
            <w:tcBorders>
              <w:left w:val="single" w:sz="24" w:space="0" w:color="auto"/>
              <w:right w:val="single" w:sz="24" w:space="0" w:color="auto"/>
            </w:tcBorders>
            <w:vAlign w:val="center"/>
          </w:tcPr>
          <w:p w14:paraId="353D926F"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266FDB8A" w14:textId="2F2B7F1E" w:rsidR="00B0424D" w:rsidRDefault="00B0424D" w:rsidP="00B0424D">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62788DD" w14:textId="505B8CEB" w:rsidR="00B0424D" w:rsidRPr="00830EE5" w:rsidRDefault="00830EE5" w:rsidP="00B0424D">
            <w:pPr>
              <w:jc w:val="center"/>
              <w:rPr>
                <w:rFonts w:eastAsia="Times New Roman"/>
                <w:sz w:val="22"/>
                <w:szCs w:val="22"/>
              </w:rPr>
            </w:pPr>
            <w:r>
              <w:rPr>
                <w:rFonts w:eastAsia="Times New Roman"/>
                <w:sz w:val="22"/>
                <w:szCs w:val="22"/>
              </w:rPr>
              <w:t>250</w:t>
            </w:r>
          </w:p>
        </w:tc>
        <w:tc>
          <w:tcPr>
            <w:tcW w:w="920" w:type="dxa"/>
            <w:vAlign w:val="center"/>
          </w:tcPr>
          <w:p w14:paraId="05BA4647" w14:textId="1B2BB80E" w:rsidR="00B0424D" w:rsidRPr="00830EE5" w:rsidRDefault="00830EE5" w:rsidP="00B0424D">
            <w:pPr>
              <w:jc w:val="center"/>
              <w:rPr>
                <w:rFonts w:eastAsia="Times New Roman"/>
                <w:sz w:val="22"/>
                <w:szCs w:val="22"/>
              </w:rPr>
            </w:pPr>
            <w:r>
              <w:rPr>
                <w:rFonts w:eastAsia="Times New Roman"/>
                <w:sz w:val="22"/>
                <w:szCs w:val="22"/>
              </w:rPr>
              <w:t>194</w:t>
            </w:r>
          </w:p>
        </w:tc>
        <w:tc>
          <w:tcPr>
            <w:tcW w:w="990" w:type="dxa"/>
            <w:vAlign w:val="center"/>
          </w:tcPr>
          <w:p w14:paraId="5626C9EA" w14:textId="6E7DE994" w:rsidR="00B0424D" w:rsidRPr="00830EE5" w:rsidRDefault="00830EE5" w:rsidP="00B0424D">
            <w:pPr>
              <w:jc w:val="center"/>
              <w:rPr>
                <w:rFonts w:eastAsia="Times New Roman"/>
                <w:sz w:val="22"/>
                <w:szCs w:val="22"/>
              </w:rPr>
            </w:pPr>
            <w:r>
              <w:rPr>
                <w:rFonts w:eastAsia="Times New Roman"/>
                <w:sz w:val="22"/>
                <w:szCs w:val="22"/>
              </w:rPr>
              <w:t>225</w:t>
            </w:r>
          </w:p>
        </w:tc>
        <w:tc>
          <w:tcPr>
            <w:tcW w:w="900" w:type="dxa"/>
            <w:vAlign w:val="center"/>
          </w:tcPr>
          <w:p w14:paraId="291CF1B9" w14:textId="6036FC29" w:rsidR="00B0424D" w:rsidRPr="00830EE5" w:rsidRDefault="00830EE5" w:rsidP="00B0424D">
            <w:pPr>
              <w:jc w:val="center"/>
              <w:rPr>
                <w:rFonts w:eastAsia="Times New Roman"/>
                <w:sz w:val="22"/>
                <w:szCs w:val="22"/>
              </w:rPr>
            </w:pPr>
            <w:r>
              <w:rPr>
                <w:rFonts w:eastAsia="Times New Roman"/>
                <w:sz w:val="22"/>
                <w:szCs w:val="22"/>
              </w:rPr>
              <w:t>216</w:t>
            </w:r>
          </w:p>
        </w:tc>
        <w:tc>
          <w:tcPr>
            <w:tcW w:w="917" w:type="dxa"/>
            <w:tcBorders>
              <w:right w:val="single" w:sz="24" w:space="0" w:color="auto"/>
            </w:tcBorders>
            <w:vAlign w:val="center"/>
          </w:tcPr>
          <w:p w14:paraId="56720645" w14:textId="04F2D5F5" w:rsidR="00B0424D" w:rsidRPr="00830EE5" w:rsidRDefault="00830EE5" w:rsidP="00B0424D">
            <w:pPr>
              <w:jc w:val="center"/>
              <w:rPr>
                <w:rFonts w:eastAsia="Times New Roman"/>
                <w:sz w:val="22"/>
                <w:szCs w:val="22"/>
              </w:rPr>
            </w:pPr>
            <w:r>
              <w:rPr>
                <w:rFonts w:eastAsia="Times New Roman"/>
                <w:sz w:val="22"/>
                <w:szCs w:val="22"/>
              </w:rPr>
              <w:t>250</w:t>
            </w:r>
          </w:p>
        </w:tc>
        <w:tc>
          <w:tcPr>
            <w:tcW w:w="1097" w:type="dxa"/>
            <w:tcBorders>
              <w:left w:val="single" w:sz="24" w:space="0" w:color="auto"/>
            </w:tcBorders>
            <w:vAlign w:val="center"/>
          </w:tcPr>
          <w:p w14:paraId="6F676A84" w14:textId="4C1CF51A" w:rsidR="00B0424D" w:rsidRPr="00830EE5" w:rsidRDefault="00830EE5" w:rsidP="00B0424D">
            <w:pPr>
              <w:jc w:val="center"/>
              <w:rPr>
                <w:rFonts w:eastAsia="Times New Roman"/>
                <w:sz w:val="22"/>
                <w:szCs w:val="22"/>
              </w:rPr>
            </w:pPr>
            <w:r>
              <w:rPr>
                <w:rFonts w:eastAsia="Times New Roman"/>
                <w:sz w:val="22"/>
                <w:szCs w:val="22"/>
              </w:rPr>
              <w:t>227</w:t>
            </w:r>
          </w:p>
        </w:tc>
        <w:tc>
          <w:tcPr>
            <w:tcW w:w="1126" w:type="dxa"/>
            <w:tcBorders>
              <w:right w:val="single" w:sz="24" w:space="0" w:color="auto"/>
            </w:tcBorders>
            <w:vAlign w:val="center"/>
          </w:tcPr>
          <w:p w14:paraId="6D6E47E8" w14:textId="76BC68E9" w:rsidR="00B0424D" w:rsidRPr="00830EE5" w:rsidRDefault="00830EE5" w:rsidP="00B0424D">
            <w:pPr>
              <w:jc w:val="center"/>
              <w:rPr>
                <w:rFonts w:eastAsia="Times New Roman"/>
                <w:sz w:val="22"/>
                <w:szCs w:val="22"/>
              </w:rPr>
            </w:pPr>
            <w:r>
              <w:rPr>
                <w:rFonts w:eastAsia="Times New Roman"/>
                <w:sz w:val="22"/>
                <w:szCs w:val="22"/>
              </w:rPr>
              <w:t>9.53</w:t>
            </w:r>
          </w:p>
        </w:tc>
      </w:tr>
      <w:tr w:rsidR="00B0424D" w14:paraId="3337F155" w14:textId="77777777" w:rsidTr="00B0424D">
        <w:trPr>
          <w:jc w:val="center"/>
        </w:trPr>
        <w:tc>
          <w:tcPr>
            <w:tcW w:w="1410" w:type="dxa"/>
            <w:vMerge/>
            <w:tcBorders>
              <w:left w:val="single" w:sz="24" w:space="0" w:color="auto"/>
              <w:right w:val="single" w:sz="24" w:space="0" w:color="auto"/>
            </w:tcBorders>
            <w:vAlign w:val="center"/>
          </w:tcPr>
          <w:p w14:paraId="5DC6C58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16681197" w14:textId="32B868B5" w:rsidR="00B0424D" w:rsidRDefault="00B0424D" w:rsidP="00B0424D">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2D93D210" w14:textId="29332D27" w:rsidR="00B0424D" w:rsidRPr="00830EE5" w:rsidRDefault="00830EE5" w:rsidP="00B0424D">
            <w:pPr>
              <w:jc w:val="center"/>
              <w:rPr>
                <w:rFonts w:eastAsia="Times New Roman"/>
                <w:sz w:val="22"/>
                <w:szCs w:val="22"/>
              </w:rPr>
            </w:pPr>
            <w:r>
              <w:rPr>
                <w:rFonts w:eastAsia="Times New Roman"/>
                <w:sz w:val="22"/>
                <w:szCs w:val="22"/>
              </w:rPr>
              <w:t>260</w:t>
            </w:r>
          </w:p>
        </w:tc>
        <w:tc>
          <w:tcPr>
            <w:tcW w:w="920" w:type="dxa"/>
            <w:vAlign w:val="center"/>
          </w:tcPr>
          <w:p w14:paraId="1AEE6E61" w14:textId="26DBF3ED" w:rsidR="00B0424D" w:rsidRPr="00830EE5" w:rsidRDefault="00830EE5" w:rsidP="00B0424D">
            <w:pPr>
              <w:jc w:val="center"/>
              <w:rPr>
                <w:rFonts w:eastAsia="Times New Roman"/>
                <w:sz w:val="22"/>
                <w:szCs w:val="22"/>
              </w:rPr>
            </w:pPr>
            <w:r>
              <w:rPr>
                <w:rFonts w:eastAsia="Times New Roman"/>
                <w:sz w:val="22"/>
                <w:szCs w:val="22"/>
              </w:rPr>
              <w:t>252</w:t>
            </w:r>
          </w:p>
        </w:tc>
        <w:tc>
          <w:tcPr>
            <w:tcW w:w="990" w:type="dxa"/>
            <w:vAlign w:val="center"/>
          </w:tcPr>
          <w:p w14:paraId="480D4C6A" w14:textId="6F76C268" w:rsidR="00B0424D" w:rsidRPr="00830EE5" w:rsidRDefault="00830EE5" w:rsidP="00B0424D">
            <w:pPr>
              <w:jc w:val="center"/>
              <w:rPr>
                <w:rFonts w:eastAsia="Times New Roman"/>
                <w:sz w:val="22"/>
                <w:szCs w:val="22"/>
              </w:rPr>
            </w:pPr>
            <w:r>
              <w:rPr>
                <w:rFonts w:eastAsia="Times New Roman"/>
                <w:sz w:val="22"/>
                <w:szCs w:val="22"/>
              </w:rPr>
              <w:t>279</w:t>
            </w:r>
          </w:p>
        </w:tc>
        <w:tc>
          <w:tcPr>
            <w:tcW w:w="900" w:type="dxa"/>
            <w:vAlign w:val="center"/>
          </w:tcPr>
          <w:p w14:paraId="41395BCB" w14:textId="38748AE2" w:rsidR="00B0424D" w:rsidRPr="00830EE5" w:rsidRDefault="00830EE5" w:rsidP="00B0424D">
            <w:pPr>
              <w:jc w:val="center"/>
              <w:rPr>
                <w:rFonts w:eastAsia="Times New Roman"/>
                <w:sz w:val="22"/>
                <w:szCs w:val="22"/>
              </w:rPr>
            </w:pPr>
            <w:r>
              <w:rPr>
                <w:rFonts w:eastAsia="Times New Roman"/>
                <w:sz w:val="22"/>
                <w:szCs w:val="22"/>
              </w:rPr>
              <w:t>234</w:t>
            </w:r>
          </w:p>
        </w:tc>
        <w:tc>
          <w:tcPr>
            <w:tcW w:w="917" w:type="dxa"/>
            <w:tcBorders>
              <w:right w:val="single" w:sz="24" w:space="0" w:color="auto"/>
            </w:tcBorders>
            <w:vAlign w:val="center"/>
          </w:tcPr>
          <w:p w14:paraId="50835A0E" w14:textId="388F5A28" w:rsidR="00B0424D" w:rsidRPr="00830EE5" w:rsidRDefault="00830EE5" w:rsidP="00B0424D">
            <w:pPr>
              <w:jc w:val="center"/>
              <w:rPr>
                <w:rFonts w:eastAsia="Times New Roman"/>
                <w:sz w:val="22"/>
                <w:szCs w:val="22"/>
              </w:rPr>
            </w:pPr>
            <w:r>
              <w:rPr>
                <w:rFonts w:eastAsia="Times New Roman"/>
                <w:sz w:val="22"/>
                <w:szCs w:val="22"/>
              </w:rPr>
              <w:t>288</w:t>
            </w:r>
          </w:p>
        </w:tc>
        <w:tc>
          <w:tcPr>
            <w:tcW w:w="1097" w:type="dxa"/>
            <w:tcBorders>
              <w:left w:val="single" w:sz="24" w:space="0" w:color="auto"/>
            </w:tcBorders>
            <w:vAlign w:val="center"/>
          </w:tcPr>
          <w:p w14:paraId="5A22A6B9" w14:textId="4455F416" w:rsidR="00B0424D" w:rsidRPr="00830EE5" w:rsidRDefault="00830EE5" w:rsidP="00B0424D">
            <w:pPr>
              <w:jc w:val="center"/>
              <w:rPr>
                <w:rFonts w:eastAsia="Times New Roman"/>
                <w:sz w:val="22"/>
                <w:szCs w:val="22"/>
              </w:rPr>
            </w:pPr>
            <w:r>
              <w:rPr>
                <w:rFonts w:eastAsia="Times New Roman"/>
                <w:sz w:val="22"/>
                <w:szCs w:val="22"/>
              </w:rPr>
              <w:t>262.6</w:t>
            </w:r>
          </w:p>
        </w:tc>
        <w:tc>
          <w:tcPr>
            <w:tcW w:w="1126" w:type="dxa"/>
            <w:tcBorders>
              <w:right w:val="single" w:sz="24" w:space="0" w:color="auto"/>
            </w:tcBorders>
            <w:vAlign w:val="center"/>
          </w:tcPr>
          <w:p w14:paraId="7E62E6AA" w14:textId="374C4750" w:rsidR="00B0424D" w:rsidRPr="00830EE5" w:rsidRDefault="00830EE5" w:rsidP="00B0424D">
            <w:pPr>
              <w:jc w:val="center"/>
              <w:rPr>
                <w:rFonts w:eastAsia="Times New Roman"/>
                <w:sz w:val="22"/>
                <w:szCs w:val="22"/>
              </w:rPr>
            </w:pPr>
            <w:r>
              <w:rPr>
                <w:rFonts w:eastAsia="Times New Roman"/>
                <w:sz w:val="22"/>
                <w:szCs w:val="22"/>
              </w:rPr>
              <w:t>8.61</w:t>
            </w:r>
          </w:p>
        </w:tc>
      </w:tr>
      <w:tr w:rsidR="00B0424D" w14:paraId="565AD5E3" w14:textId="77777777" w:rsidTr="00B0424D">
        <w:trPr>
          <w:jc w:val="center"/>
        </w:trPr>
        <w:tc>
          <w:tcPr>
            <w:tcW w:w="1410" w:type="dxa"/>
            <w:vMerge/>
            <w:tcBorders>
              <w:left w:val="single" w:sz="24" w:space="0" w:color="auto"/>
              <w:right w:val="single" w:sz="24" w:space="0" w:color="auto"/>
            </w:tcBorders>
            <w:vAlign w:val="center"/>
          </w:tcPr>
          <w:p w14:paraId="0432212D"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37AEB17" w14:textId="6795B42E" w:rsidR="00B0424D" w:rsidRDefault="00B0424D" w:rsidP="00B0424D">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122F5FEA" w14:textId="043B6D8A" w:rsidR="00B0424D" w:rsidRPr="00830EE5" w:rsidRDefault="00830EE5" w:rsidP="00B0424D">
            <w:pPr>
              <w:jc w:val="center"/>
              <w:rPr>
                <w:rFonts w:eastAsia="Times New Roman"/>
                <w:sz w:val="22"/>
                <w:szCs w:val="22"/>
              </w:rPr>
            </w:pPr>
            <w:r>
              <w:rPr>
                <w:rFonts w:eastAsia="Times New Roman"/>
                <w:sz w:val="22"/>
                <w:szCs w:val="22"/>
              </w:rPr>
              <w:t>323</w:t>
            </w:r>
          </w:p>
        </w:tc>
        <w:tc>
          <w:tcPr>
            <w:tcW w:w="920" w:type="dxa"/>
            <w:vAlign w:val="center"/>
          </w:tcPr>
          <w:p w14:paraId="3E7F600F" w14:textId="1EC0EA3A" w:rsidR="00B0424D" w:rsidRPr="00830EE5" w:rsidRDefault="00830EE5" w:rsidP="00B0424D">
            <w:pPr>
              <w:jc w:val="center"/>
              <w:rPr>
                <w:rFonts w:eastAsia="Times New Roman"/>
                <w:sz w:val="22"/>
                <w:szCs w:val="22"/>
              </w:rPr>
            </w:pPr>
            <w:r>
              <w:rPr>
                <w:rFonts w:eastAsia="Times New Roman"/>
                <w:sz w:val="22"/>
                <w:szCs w:val="22"/>
              </w:rPr>
              <w:t>291</w:t>
            </w:r>
          </w:p>
        </w:tc>
        <w:tc>
          <w:tcPr>
            <w:tcW w:w="990" w:type="dxa"/>
            <w:vAlign w:val="center"/>
          </w:tcPr>
          <w:p w14:paraId="3795074D" w14:textId="6804EE6F" w:rsidR="00B0424D" w:rsidRPr="00830EE5" w:rsidRDefault="00830EE5" w:rsidP="00B0424D">
            <w:pPr>
              <w:jc w:val="center"/>
              <w:rPr>
                <w:rFonts w:eastAsia="Times New Roman"/>
                <w:sz w:val="22"/>
                <w:szCs w:val="22"/>
              </w:rPr>
            </w:pPr>
            <w:r>
              <w:rPr>
                <w:rFonts w:eastAsia="Times New Roman"/>
                <w:sz w:val="22"/>
                <w:szCs w:val="22"/>
              </w:rPr>
              <w:t>316</w:t>
            </w:r>
          </w:p>
        </w:tc>
        <w:tc>
          <w:tcPr>
            <w:tcW w:w="900" w:type="dxa"/>
            <w:vAlign w:val="center"/>
          </w:tcPr>
          <w:p w14:paraId="6B45E55E" w14:textId="12491CE2" w:rsidR="00B0424D" w:rsidRPr="00830EE5" w:rsidRDefault="00830EE5" w:rsidP="00B0424D">
            <w:pPr>
              <w:jc w:val="center"/>
              <w:rPr>
                <w:rFonts w:eastAsia="Times New Roman"/>
                <w:sz w:val="22"/>
                <w:szCs w:val="22"/>
              </w:rPr>
            </w:pPr>
            <w:r>
              <w:rPr>
                <w:rFonts w:eastAsia="Times New Roman"/>
                <w:sz w:val="22"/>
                <w:szCs w:val="22"/>
              </w:rPr>
              <w:t>276</w:t>
            </w:r>
          </w:p>
        </w:tc>
        <w:tc>
          <w:tcPr>
            <w:tcW w:w="917" w:type="dxa"/>
            <w:tcBorders>
              <w:right w:val="single" w:sz="24" w:space="0" w:color="auto"/>
            </w:tcBorders>
            <w:vAlign w:val="center"/>
          </w:tcPr>
          <w:p w14:paraId="737D4387" w14:textId="118A29E1" w:rsidR="00B0424D" w:rsidRPr="00830EE5" w:rsidRDefault="00830EE5" w:rsidP="00B0424D">
            <w:pPr>
              <w:jc w:val="center"/>
              <w:rPr>
                <w:rFonts w:eastAsia="Times New Roman"/>
                <w:sz w:val="22"/>
                <w:szCs w:val="22"/>
              </w:rPr>
            </w:pPr>
            <w:r>
              <w:rPr>
                <w:rFonts w:eastAsia="Times New Roman"/>
                <w:sz w:val="22"/>
                <w:szCs w:val="22"/>
              </w:rPr>
              <w:t>315</w:t>
            </w:r>
          </w:p>
        </w:tc>
        <w:tc>
          <w:tcPr>
            <w:tcW w:w="1097" w:type="dxa"/>
            <w:tcBorders>
              <w:left w:val="single" w:sz="24" w:space="0" w:color="auto"/>
            </w:tcBorders>
            <w:vAlign w:val="center"/>
          </w:tcPr>
          <w:p w14:paraId="27947FF7" w14:textId="4A506725" w:rsidR="00B0424D" w:rsidRPr="00830EE5" w:rsidRDefault="00830EE5" w:rsidP="00B0424D">
            <w:pPr>
              <w:jc w:val="center"/>
              <w:rPr>
                <w:rFonts w:eastAsia="Times New Roman"/>
                <w:sz w:val="22"/>
                <w:szCs w:val="22"/>
              </w:rPr>
            </w:pPr>
            <w:r>
              <w:rPr>
                <w:rFonts w:eastAsia="Times New Roman"/>
                <w:sz w:val="22"/>
                <w:szCs w:val="22"/>
              </w:rPr>
              <w:t>304.2</w:t>
            </w:r>
          </w:p>
        </w:tc>
        <w:tc>
          <w:tcPr>
            <w:tcW w:w="1126" w:type="dxa"/>
            <w:tcBorders>
              <w:right w:val="single" w:sz="24" w:space="0" w:color="auto"/>
            </w:tcBorders>
            <w:vAlign w:val="center"/>
          </w:tcPr>
          <w:p w14:paraId="06FDEC31" w14:textId="06761E3D" w:rsidR="00B0424D" w:rsidRPr="00830EE5" w:rsidRDefault="00830EE5" w:rsidP="00B0424D">
            <w:pPr>
              <w:jc w:val="center"/>
              <w:rPr>
                <w:rFonts w:eastAsia="Times New Roman"/>
                <w:sz w:val="22"/>
                <w:szCs w:val="22"/>
              </w:rPr>
            </w:pPr>
            <w:r>
              <w:rPr>
                <w:rFonts w:eastAsia="Times New Roman"/>
                <w:sz w:val="22"/>
                <w:szCs w:val="22"/>
              </w:rPr>
              <w:t>7.95</w:t>
            </w:r>
          </w:p>
        </w:tc>
      </w:tr>
      <w:tr w:rsidR="00B0424D" w14:paraId="637D8B0C" w14:textId="77777777" w:rsidTr="00B0424D">
        <w:trPr>
          <w:jc w:val="center"/>
        </w:trPr>
        <w:tc>
          <w:tcPr>
            <w:tcW w:w="1410" w:type="dxa"/>
            <w:vMerge/>
            <w:tcBorders>
              <w:left w:val="single" w:sz="24" w:space="0" w:color="auto"/>
              <w:right w:val="single" w:sz="24" w:space="0" w:color="auto"/>
            </w:tcBorders>
            <w:vAlign w:val="center"/>
          </w:tcPr>
          <w:p w14:paraId="75CC473E"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7B6ECD27" w14:textId="752E2D09" w:rsidR="00B0424D" w:rsidRDefault="00B0424D" w:rsidP="00B0424D">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38D6174D" w14:textId="596E029C" w:rsidR="00B0424D" w:rsidRPr="00830EE5" w:rsidRDefault="00830EE5" w:rsidP="00B0424D">
            <w:pPr>
              <w:jc w:val="center"/>
              <w:rPr>
                <w:rFonts w:eastAsia="Times New Roman"/>
                <w:sz w:val="22"/>
                <w:szCs w:val="22"/>
              </w:rPr>
            </w:pPr>
            <w:r>
              <w:rPr>
                <w:rFonts w:eastAsia="Times New Roman"/>
                <w:sz w:val="22"/>
                <w:szCs w:val="22"/>
              </w:rPr>
              <w:t>378</w:t>
            </w:r>
          </w:p>
        </w:tc>
        <w:tc>
          <w:tcPr>
            <w:tcW w:w="920" w:type="dxa"/>
            <w:vAlign w:val="center"/>
          </w:tcPr>
          <w:p w14:paraId="0848AF88" w14:textId="69E679E0" w:rsidR="00B0424D" w:rsidRPr="00830EE5" w:rsidRDefault="00830EE5" w:rsidP="00B0424D">
            <w:pPr>
              <w:jc w:val="center"/>
              <w:rPr>
                <w:rFonts w:eastAsia="Times New Roman"/>
                <w:sz w:val="22"/>
                <w:szCs w:val="22"/>
              </w:rPr>
            </w:pPr>
            <w:r>
              <w:rPr>
                <w:rFonts w:eastAsia="Times New Roman"/>
                <w:sz w:val="22"/>
                <w:szCs w:val="22"/>
              </w:rPr>
              <w:t>310</w:t>
            </w:r>
          </w:p>
        </w:tc>
        <w:tc>
          <w:tcPr>
            <w:tcW w:w="990" w:type="dxa"/>
            <w:vAlign w:val="center"/>
          </w:tcPr>
          <w:p w14:paraId="67829D9D" w14:textId="40848234" w:rsidR="00B0424D" w:rsidRPr="00830EE5" w:rsidRDefault="00830EE5" w:rsidP="00B0424D">
            <w:pPr>
              <w:jc w:val="center"/>
              <w:rPr>
                <w:rFonts w:eastAsia="Times New Roman"/>
                <w:sz w:val="22"/>
                <w:szCs w:val="22"/>
              </w:rPr>
            </w:pPr>
            <w:r>
              <w:rPr>
                <w:rFonts w:eastAsia="Times New Roman"/>
                <w:sz w:val="22"/>
                <w:szCs w:val="22"/>
              </w:rPr>
              <w:t>342</w:t>
            </w:r>
          </w:p>
        </w:tc>
        <w:tc>
          <w:tcPr>
            <w:tcW w:w="900" w:type="dxa"/>
            <w:vAlign w:val="center"/>
          </w:tcPr>
          <w:p w14:paraId="18E58C7E" w14:textId="012C915F" w:rsidR="00B0424D" w:rsidRPr="00830EE5" w:rsidRDefault="00830EE5" w:rsidP="00B0424D">
            <w:pPr>
              <w:jc w:val="center"/>
              <w:rPr>
                <w:rFonts w:eastAsia="Times New Roman"/>
                <w:sz w:val="22"/>
                <w:szCs w:val="22"/>
              </w:rPr>
            </w:pPr>
            <w:r>
              <w:rPr>
                <w:rFonts w:eastAsia="Times New Roman"/>
                <w:sz w:val="22"/>
                <w:szCs w:val="22"/>
              </w:rPr>
              <w:t>308</w:t>
            </w:r>
          </w:p>
        </w:tc>
        <w:tc>
          <w:tcPr>
            <w:tcW w:w="917" w:type="dxa"/>
            <w:tcBorders>
              <w:right w:val="single" w:sz="24" w:space="0" w:color="auto"/>
            </w:tcBorders>
            <w:vAlign w:val="center"/>
          </w:tcPr>
          <w:p w14:paraId="394B8C4D" w14:textId="04AAC9C8"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252273D" w14:textId="7BB16F7D" w:rsidR="00B0424D" w:rsidRPr="00830EE5" w:rsidRDefault="00830EE5" w:rsidP="00B0424D">
            <w:pPr>
              <w:jc w:val="center"/>
              <w:rPr>
                <w:rFonts w:eastAsia="Times New Roman"/>
                <w:sz w:val="22"/>
                <w:szCs w:val="22"/>
              </w:rPr>
            </w:pPr>
            <w:r>
              <w:rPr>
                <w:rFonts w:eastAsia="Times New Roman"/>
                <w:sz w:val="22"/>
                <w:szCs w:val="22"/>
              </w:rPr>
              <w:t>334.5</w:t>
            </w:r>
          </w:p>
        </w:tc>
        <w:tc>
          <w:tcPr>
            <w:tcW w:w="1126" w:type="dxa"/>
            <w:tcBorders>
              <w:right w:val="single" w:sz="24" w:space="0" w:color="auto"/>
            </w:tcBorders>
            <w:vAlign w:val="center"/>
          </w:tcPr>
          <w:p w14:paraId="44B80AA7" w14:textId="4B7726FA" w:rsidR="00B0424D" w:rsidRPr="00830EE5" w:rsidRDefault="00830EE5" w:rsidP="00B0424D">
            <w:pPr>
              <w:jc w:val="center"/>
              <w:rPr>
                <w:rFonts w:eastAsia="Times New Roman"/>
                <w:sz w:val="22"/>
                <w:szCs w:val="22"/>
              </w:rPr>
            </w:pPr>
            <w:r>
              <w:rPr>
                <w:rFonts w:eastAsia="Times New Roman"/>
                <w:sz w:val="22"/>
                <w:szCs w:val="22"/>
              </w:rPr>
              <w:t>11.40</w:t>
            </w:r>
          </w:p>
        </w:tc>
      </w:tr>
      <w:tr w:rsidR="00B0424D" w14:paraId="357C23B8" w14:textId="77777777" w:rsidTr="00B0424D">
        <w:trPr>
          <w:jc w:val="center"/>
        </w:trPr>
        <w:tc>
          <w:tcPr>
            <w:tcW w:w="1410" w:type="dxa"/>
            <w:vMerge/>
            <w:tcBorders>
              <w:left w:val="single" w:sz="24" w:space="0" w:color="auto"/>
              <w:right w:val="single" w:sz="24" w:space="0" w:color="auto"/>
            </w:tcBorders>
            <w:vAlign w:val="center"/>
          </w:tcPr>
          <w:p w14:paraId="624C3827"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6502B65C" w14:textId="0782BACB" w:rsidR="00B0424D" w:rsidRDefault="00B0424D" w:rsidP="00B0424D">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113267B" w14:textId="3A305F20"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76B80F40" w14:textId="425D76B5"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0E2E10E6" w14:textId="169FE036"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184B0AC5" w14:textId="0E694505"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11E8D86C" w14:textId="77899CA4"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CC36B32" w14:textId="754B38E2"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5FF42D56" w14:textId="7C686531" w:rsidR="00B0424D" w:rsidRPr="00830EE5" w:rsidRDefault="00830EE5" w:rsidP="00B0424D">
            <w:pPr>
              <w:jc w:val="center"/>
              <w:rPr>
                <w:rFonts w:eastAsia="Times New Roman"/>
                <w:sz w:val="22"/>
                <w:szCs w:val="22"/>
              </w:rPr>
            </w:pPr>
            <w:r>
              <w:rPr>
                <w:rFonts w:eastAsia="Times New Roman"/>
                <w:sz w:val="22"/>
                <w:szCs w:val="22"/>
              </w:rPr>
              <w:t>-</w:t>
            </w:r>
          </w:p>
        </w:tc>
      </w:tr>
      <w:tr w:rsidR="00B0424D" w14:paraId="21D3937B" w14:textId="77777777" w:rsidTr="00B0424D">
        <w:trPr>
          <w:jc w:val="center"/>
        </w:trPr>
        <w:tc>
          <w:tcPr>
            <w:tcW w:w="1410" w:type="dxa"/>
            <w:vMerge/>
            <w:tcBorders>
              <w:left w:val="single" w:sz="24" w:space="0" w:color="auto"/>
              <w:right w:val="single" w:sz="24" w:space="0" w:color="auto"/>
            </w:tcBorders>
            <w:vAlign w:val="center"/>
          </w:tcPr>
          <w:p w14:paraId="76731DC3"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061263DD" w14:textId="3D44AF6D" w:rsidR="00B0424D" w:rsidRDefault="00B0424D" w:rsidP="00B0424D">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3949AC77" w14:textId="6CBE2371"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5A6A16FD" w14:textId="61D2394D"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3300C5DF" w14:textId="58ED1AE9"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3FB3CD4F" w14:textId="1B2E319E"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FD82C9C" w14:textId="56322D20"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53343F80" w14:textId="5DF9FD57"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167501D2" w14:textId="4BFF0B67" w:rsidR="00B0424D" w:rsidRPr="00830EE5" w:rsidRDefault="00830EE5" w:rsidP="00B0424D">
            <w:pPr>
              <w:jc w:val="center"/>
              <w:rPr>
                <w:rFonts w:eastAsia="Times New Roman"/>
                <w:sz w:val="22"/>
                <w:szCs w:val="22"/>
              </w:rPr>
            </w:pPr>
            <w:r>
              <w:rPr>
                <w:rFonts w:eastAsia="Times New Roman"/>
                <w:sz w:val="22"/>
                <w:szCs w:val="22"/>
              </w:rPr>
              <w:t>-</w:t>
            </w:r>
          </w:p>
        </w:tc>
      </w:tr>
      <w:tr w:rsidR="00B0424D" w14:paraId="5F53E29C" w14:textId="77777777" w:rsidTr="00B0424D">
        <w:trPr>
          <w:jc w:val="center"/>
        </w:trPr>
        <w:tc>
          <w:tcPr>
            <w:tcW w:w="1410" w:type="dxa"/>
            <w:vMerge/>
            <w:tcBorders>
              <w:left w:val="single" w:sz="24" w:space="0" w:color="auto"/>
              <w:bottom w:val="single" w:sz="24" w:space="0" w:color="auto"/>
              <w:right w:val="single" w:sz="24" w:space="0" w:color="auto"/>
            </w:tcBorders>
            <w:vAlign w:val="center"/>
          </w:tcPr>
          <w:p w14:paraId="4CCDA662" w14:textId="77777777" w:rsidR="00B0424D" w:rsidRDefault="00B0424D" w:rsidP="00B0424D">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7B6D1D3E" w14:textId="0E9E3769" w:rsidR="00B0424D" w:rsidRDefault="00B0424D" w:rsidP="00B0424D">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874C922" w14:textId="67A3FEF2" w:rsidR="00B0424D" w:rsidRPr="00830EE5" w:rsidRDefault="00830EE5" w:rsidP="00B0424D">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0354D46E" w14:textId="197878E3" w:rsidR="00B0424D" w:rsidRPr="00830EE5" w:rsidRDefault="00830EE5" w:rsidP="00B0424D">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6866207A" w14:textId="3DC25051" w:rsidR="00B0424D" w:rsidRPr="00830EE5" w:rsidRDefault="00830EE5" w:rsidP="00B0424D">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30F8E215" w14:textId="62900193"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5706107A" w14:textId="49994F8D"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1EB2F1C9" w14:textId="198DA453"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51F28136" w14:textId="126538FA" w:rsidR="00B0424D" w:rsidRPr="00830EE5" w:rsidRDefault="00830EE5" w:rsidP="00B0424D">
            <w:pPr>
              <w:jc w:val="center"/>
              <w:rPr>
                <w:rFonts w:eastAsia="Times New Roman"/>
                <w:sz w:val="22"/>
                <w:szCs w:val="22"/>
              </w:rPr>
            </w:pPr>
            <w:r>
              <w:rPr>
                <w:rFonts w:eastAsia="Times New Roman"/>
                <w:sz w:val="22"/>
                <w:szCs w:val="22"/>
              </w:rPr>
              <w:t>-</w:t>
            </w:r>
          </w:p>
        </w:tc>
      </w:tr>
    </w:tbl>
    <w:p w14:paraId="158F7A5F" w14:textId="088C5B93" w:rsidR="00167456" w:rsidRPr="00B0424D" w:rsidRDefault="00167456" w:rsidP="00B0424D">
      <w:pPr>
        <w:rPr>
          <w:rFonts w:eastAsia="Times New Roman"/>
          <w:b/>
          <w:sz w:val="22"/>
          <w:szCs w:val="22"/>
        </w:rPr>
      </w:pPr>
      <w:r>
        <w:rPr>
          <w:rFonts w:eastAsia="Times New Roman"/>
          <w:sz w:val="22"/>
          <w:szCs w:val="22"/>
        </w:rPr>
        <w:t>Table 6.1: 0-5% Senescent</w:t>
      </w:r>
      <w:r w:rsidR="00552461">
        <w:rPr>
          <w:rFonts w:eastAsia="Times New Roman"/>
          <w:sz w:val="22"/>
          <w:szCs w:val="22"/>
        </w:rPr>
        <w:t xml:space="preserve"> Results</w:t>
      </w:r>
      <w:r w:rsidR="00B0424D">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758E602E"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3C565BC3"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80B2C18"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3FA76FE8"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57CF34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63960FA2"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720CC00A"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6E303F3C"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BF6C786"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55513AB7"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284672EC"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31B3858D"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4F174671"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AF63D2F" w14:textId="77777777" w:rsidR="00167456" w:rsidRDefault="00167456" w:rsidP="00B97872">
            <w:pPr>
              <w:jc w:val="center"/>
              <w:rPr>
                <w:rFonts w:eastAsia="Times New Roman"/>
                <w:b/>
                <w:sz w:val="22"/>
                <w:szCs w:val="22"/>
              </w:rPr>
            </w:pPr>
          </w:p>
        </w:tc>
      </w:tr>
      <w:tr w:rsidR="00167456" w14:paraId="41F36ED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0EE2B8B5"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2AD4BF16" w14:textId="2876590E" w:rsidR="00167456" w:rsidRPr="00225D37" w:rsidRDefault="00225D37" w:rsidP="00B97872">
            <w:pPr>
              <w:jc w:val="center"/>
              <w:rPr>
                <w:rFonts w:eastAsia="Times New Roman"/>
                <w:sz w:val="22"/>
                <w:szCs w:val="22"/>
              </w:rPr>
            </w:pPr>
            <w:r>
              <w:rPr>
                <w:rFonts w:eastAsia="Times New Roman"/>
                <w:sz w:val="22"/>
                <w:szCs w:val="22"/>
              </w:rPr>
              <w:t>7.4</w:t>
            </w:r>
          </w:p>
        </w:tc>
        <w:tc>
          <w:tcPr>
            <w:tcW w:w="920" w:type="dxa"/>
            <w:tcBorders>
              <w:top w:val="single" w:sz="24" w:space="0" w:color="auto"/>
            </w:tcBorders>
            <w:vAlign w:val="center"/>
          </w:tcPr>
          <w:p w14:paraId="3EB385D6" w14:textId="4AC2EECA" w:rsidR="00167456" w:rsidRPr="00225D37" w:rsidRDefault="00225D37" w:rsidP="00B97872">
            <w:pPr>
              <w:jc w:val="center"/>
              <w:rPr>
                <w:rFonts w:eastAsia="Times New Roman"/>
                <w:sz w:val="22"/>
                <w:szCs w:val="22"/>
              </w:rPr>
            </w:pPr>
            <w:r>
              <w:rPr>
                <w:rFonts w:eastAsia="Times New Roman"/>
                <w:sz w:val="22"/>
                <w:szCs w:val="22"/>
              </w:rPr>
              <w:t>5.5</w:t>
            </w:r>
          </w:p>
        </w:tc>
        <w:tc>
          <w:tcPr>
            <w:tcW w:w="990" w:type="dxa"/>
            <w:tcBorders>
              <w:top w:val="single" w:sz="24" w:space="0" w:color="auto"/>
            </w:tcBorders>
            <w:vAlign w:val="center"/>
          </w:tcPr>
          <w:p w14:paraId="08222A3A" w14:textId="43B105A8" w:rsidR="00167456" w:rsidRPr="00225D37" w:rsidRDefault="00225D37" w:rsidP="00B97872">
            <w:pPr>
              <w:jc w:val="center"/>
              <w:rPr>
                <w:rFonts w:eastAsia="Times New Roman"/>
                <w:sz w:val="22"/>
                <w:szCs w:val="22"/>
              </w:rPr>
            </w:pPr>
            <w:r>
              <w:rPr>
                <w:rFonts w:eastAsia="Times New Roman"/>
                <w:sz w:val="22"/>
                <w:szCs w:val="22"/>
              </w:rPr>
              <w:t>7.7</w:t>
            </w:r>
          </w:p>
        </w:tc>
        <w:tc>
          <w:tcPr>
            <w:tcW w:w="900" w:type="dxa"/>
            <w:tcBorders>
              <w:top w:val="single" w:sz="24" w:space="0" w:color="auto"/>
            </w:tcBorders>
            <w:vAlign w:val="center"/>
          </w:tcPr>
          <w:p w14:paraId="21BAB17D" w14:textId="217F060E" w:rsidR="00167456" w:rsidRPr="00225D37" w:rsidRDefault="00225D37" w:rsidP="00B97872">
            <w:pPr>
              <w:jc w:val="center"/>
              <w:rPr>
                <w:rFonts w:eastAsia="Times New Roman"/>
                <w:sz w:val="22"/>
                <w:szCs w:val="22"/>
              </w:rPr>
            </w:pPr>
            <w:r>
              <w:rPr>
                <w:rFonts w:eastAsia="Times New Roman"/>
                <w:sz w:val="22"/>
                <w:szCs w:val="22"/>
              </w:rPr>
              <w:t>6.8</w:t>
            </w:r>
          </w:p>
        </w:tc>
        <w:tc>
          <w:tcPr>
            <w:tcW w:w="917" w:type="dxa"/>
            <w:tcBorders>
              <w:top w:val="single" w:sz="24" w:space="0" w:color="auto"/>
              <w:right w:val="single" w:sz="24" w:space="0" w:color="auto"/>
            </w:tcBorders>
            <w:vAlign w:val="center"/>
          </w:tcPr>
          <w:p w14:paraId="1237C7A7" w14:textId="6571198A" w:rsidR="00167456" w:rsidRPr="00225D37" w:rsidRDefault="00225D37" w:rsidP="00B97872">
            <w:pPr>
              <w:jc w:val="center"/>
              <w:rPr>
                <w:rFonts w:eastAsia="Times New Roman"/>
                <w:sz w:val="22"/>
                <w:szCs w:val="22"/>
              </w:rPr>
            </w:pPr>
            <w:r>
              <w:rPr>
                <w:rFonts w:eastAsia="Times New Roman"/>
                <w:sz w:val="22"/>
                <w:szCs w:val="22"/>
              </w:rPr>
              <w:t>7.5</w:t>
            </w:r>
          </w:p>
        </w:tc>
        <w:tc>
          <w:tcPr>
            <w:tcW w:w="1097" w:type="dxa"/>
            <w:tcBorders>
              <w:top w:val="single" w:sz="24" w:space="0" w:color="auto"/>
              <w:left w:val="single" w:sz="24" w:space="0" w:color="auto"/>
            </w:tcBorders>
            <w:vAlign w:val="center"/>
          </w:tcPr>
          <w:p w14:paraId="00F310D6" w14:textId="347B9CDF" w:rsidR="00167456" w:rsidRPr="00225D37" w:rsidRDefault="00225D37" w:rsidP="00B97872">
            <w:pPr>
              <w:jc w:val="center"/>
              <w:rPr>
                <w:rFonts w:eastAsia="Times New Roman"/>
                <w:sz w:val="22"/>
                <w:szCs w:val="22"/>
              </w:rPr>
            </w:pPr>
            <w:r>
              <w:rPr>
                <w:rFonts w:eastAsia="Times New Roman"/>
                <w:sz w:val="22"/>
                <w:szCs w:val="22"/>
              </w:rPr>
              <w:t>6.98</w:t>
            </w:r>
          </w:p>
        </w:tc>
        <w:tc>
          <w:tcPr>
            <w:tcW w:w="1126" w:type="dxa"/>
            <w:tcBorders>
              <w:top w:val="single" w:sz="24" w:space="0" w:color="auto"/>
              <w:right w:val="single" w:sz="24" w:space="0" w:color="auto"/>
            </w:tcBorders>
            <w:vAlign w:val="center"/>
          </w:tcPr>
          <w:p w14:paraId="07D999F1" w14:textId="13BA49E9" w:rsidR="00167456" w:rsidRPr="00225D37" w:rsidRDefault="00225D37" w:rsidP="00B97872">
            <w:pPr>
              <w:jc w:val="center"/>
              <w:rPr>
                <w:rFonts w:eastAsia="Times New Roman"/>
                <w:sz w:val="22"/>
                <w:szCs w:val="22"/>
              </w:rPr>
            </w:pPr>
            <w:r>
              <w:rPr>
                <w:rFonts w:eastAsia="Times New Roman"/>
                <w:sz w:val="22"/>
                <w:szCs w:val="22"/>
              </w:rPr>
              <w:t>0.36</w:t>
            </w:r>
          </w:p>
        </w:tc>
      </w:tr>
      <w:tr w:rsidR="00167456" w14:paraId="1A9481B3"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32F12875"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68A9DE94" w14:textId="5F432575" w:rsidR="00167456" w:rsidRPr="00225D37" w:rsidRDefault="00225D37"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57CCB7F2" w14:textId="5891D5FA" w:rsidR="00167456" w:rsidRPr="00225D37" w:rsidRDefault="00225D37" w:rsidP="00B97872">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3B99322" w14:textId="6DCABFE5" w:rsidR="00167456" w:rsidRPr="00225D37" w:rsidRDefault="00225D3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614E5F7C" w14:textId="72309DDE" w:rsidR="00167456" w:rsidRPr="00225D37" w:rsidRDefault="00225D37" w:rsidP="00B97872">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16B1F39D" w14:textId="4E253FEA" w:rsidR="00167456" w:rsidRPr="00225D37" w:rsidRDefault="00225D37" w:rsidP="00B97872">
            <w:pPr>
              <w:jc w:val="center"/>
              <w:rPr>
                <w:rFonts w:eastAsia="Times New Roman"/>
                <w:sz w:val="22"/>
                <w:szCs w:val="22"/>
              </w:rPr>
            </w:pPr>
            <w:r>
              <w:rPr>
                <w:rFonts w:eastAsia="Times New Roman"/>
                <w:sz w:val="22"/>
                <w:szCs w:val="22"/>
              </w:rPr>
              <w:t>42</w:t>
            </w:r>
          </w:p>
        </w:tc>
        <w:tc>
          <w:tcPr>
            <w:tcW w:w="1097" w:type="dxa"/>
            <w:tcBorders>
              <w:left w:val="single" w:sz="24" w:space="0" w:color="auto"/>
              <w:bottom w:val="single" w:sz="24" w:space="0" w:color="auto"/>
            </w:tcBorders>
            <w:vAlign w:val="center"/>
          </w:tcPr>
          <w:p w14:paraId="43DB802A" w14:textId="057852E4" w:rsidR="00167456" w:rsidRPr="00225D37" w:rsidRDefault="00225D37" w:rsidP="00B97872">
            <w:pPr>
              <w:jc w:val="center"/>
              <w:rPr>
                <w:rFonts w:eastAsia="Times New Roman"/>
                <w:sz w:val="22"/>
                <w:szCs w:val="22"/>
              </w:rPr>
            </w:pPr>
            <w:r>
              <w:rPr>
                <w:rFonts w:eastAsia="Times New Roman"/>
                <w:sz w:val="22"/>
                <w:szCs w:val="22"/>
              </w:rPr>
              <w:t>39.6</w:t>
            </w:r>
          </w:p>
        </w:tc>
        <w:tc>
          <w:tcPr>
            <w:tcW w:w="1126" w:type="dxa"/>
            <w:tcBorders>
              <w:bottom w:val="single" w:sz="24" w:space="0" w:color="auto"/>
              <w:right w:val="single" w:sz="24" w:space="0" w:color="auto"/>
            </w:tcBorders>
            <w:vAlign w:val="center"/>
          </w:tcPr>
          <w:p w14:paraId="56D09297" w14:textId="1049703C" w:rsidR="00167456" w:rsidRPr="00225D37" w:rsidRDefault="00225D37" w:rsidP="00B97872">
            <w:pPr>
              <w:jc w:val="center"/>
              <w:rPr>
                <w:rFonts w:eastAsia="Times New Roman"/>
                <w:sz w:val="22"/>
                <w:szCs w:val="22"/>
              </w:rPr>
            </w:pPr>
            <w:r>
              <w:rPr>
                <w:rFonts w:eastAsia="Times New Roman"/>
                <w:sz w:val="22"/>
                <w:szCs w:val="22"/>
              </w:rPr>
              <w:t>1.31</w:t>
            </w:r>
          </w:p>
        </w:tc>
      </w:tr>
      <w:tr w:rsidR="00167456" w14:paraId="252FA579"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4E40778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359B02"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15885AF8" w14:textId="5F42F1A5" w:rsidR="00167456" w:rsidRPr="00225D37" w:rsidRDefault="00225D37" w:rsidP="00B97872">
            <w:pPr>
              <w:jc w:val="center"/>
              <w:rPr>
                <w:rFonts w:eastAsia="Times New Roman"/>
                <w:sz w:val="22"/>
                <w:szCs w:val="22"/>
              </w:rPr>
            </w:pPr>
            <w:r>
              <w:rPr>
                <w:rFonts w:eastAsia="Times New Roman"/>
                <w:sz w:val="22"/>
                <w:szCs w:val="22"/>
              </w:rPr>
              <w:t>103</w:t>
            </w:r>
          </w:p>
        </w:tc>
        <w:tc>
          <w:tcPr>
            <w:tcW w:w="920" w:type="dxa"/>
            <w:tcBorders>
              <w:top w:val="single" w:sz="24" w:space="0" w:color="auto"/>
            </w:tcBorders>
            <w:vAlign w:val="center"/>
          </w:tcPr>
          <w:p w14:paraId="2B169B43" w14:textId="0611CE00" w:rsidR="00167456" w:rsidRPr="00225D37" w:rsidRDefault="00225D37" w:rsidP="00B97872">
            <w:pPr>
              <w:jc w:val="center"/>
              <w:rPr>
                <w:rFonts w:eastAsia="Times New Roman"/>
                <w:sz w:val="22"/>
                <w:szCs w:val="22"/>
              </w:rPr>
            </w:pPr>
            <w:r>
              <w:rPr>
                <w:rFonts w:eastAsia="Times New Roman"/>
                <w:sz w:val="22"/>
                <w:szCs w:val="22"/>
              </w:rPr>
              <w:t>130</w:t>
            </w:r>
          </w:p>
        </w:tc>
        <w:tc>
          <w:tcPr>
            <w:tcW w:w="990" w:type="dxa"/>
            <w:tcBorders>
              <w:top w:val="single" w:sz="24" w:space="0" w:color="auto"/>
            </w:tcBorders>
            <w:vAlign w:val="center"/>
          </w:tcPr>
          <w:p w14:paraId="1D4F118A" w14:textId="5623592B" w:rsidR="00167456" w:rsidRPr="00225D37" w:rsidRDefault="00225D37" w:rsidP="00B97872">
            <w:pPr>
              <w:jc w:val="center"/>
              <w:rPr>
                <w:rFonts w:eastAsia="Times New Roman"/>
                <w:sz w:val="22"/>
                <w:szCs w:val="22"/>
              </w:rPr>
            </w:pPr>
            <w:r>
              <w:rPr>
                <w:rFonts w:eastAsia="Times New Roman"/>
                <w:sz w:val="22"/>
                <w:szCs w:val="22"/>
              </w:rPr>
              <w:t>95</w:t>
            </w:r>
          </w:p>
        </w:tc>
        <w:tc>
          <w:tcPr>
            <w:tcW w:w="900" w:type="dxa"/>
            <w:tcBorders>
              <w:top w:val="single" w:sz="24" w:space="0" w:color="auto"/>
            </w:tcBorders>
            <w:vAlign w:val="center"/>
          </w:tcPr>
          <w:p w14:paraId="7D609772" w14:textId="7F35F162" w:rsidR="00167456" w:rsidRPr="00225D37" w:rsidRDefault="00225D37" w:rsidP="00B97872">
            <w:pPr>
              <w:jc w:val="center"/>
              <w:rPr>
                <w:rFonts w:eastAsia="Times New Roman"/>
                <w:sz w:val="22"/>
                <w:szCs w:val="22"/>
              </w:rPr>
            </w:pPr>
            <w:r>
              <w:rPr>
                <w:rFonts w:eastAsia="Times New Roman"/>
                <w:sz w:val="22"/>
                <w:szCs w:val="22"/>
              </w:rPr>
              <w:t>110</w:t>
            </w:r>
          </w:p>
        </w:tc>
        <w:tc>
          <w:tcPr>
            <w:tcW w:w="917" w:type="dxa"/>
            <w:tcBorders>
              <w:top w:val="single" w:sz="24" w:space="0" w:color="auto"/>
              <w:right w:val="single" w:sz="24" w:space="0" w:color="auto"/>
            </w:tcBorders>
            <w:vAlign w:val="center"/>
          </w:tcPr>
          <w:p w14:paraId="7D9EF914" w14:textId="05F0B553" w:rsidR="00167456" w:rsidRPr="00225D37" w:rsidRDefault="00225D37" w:rsidP="00B97872">
            <w:pPr>
              <w:jc w:val="center"/>
              <w:rPr>
                <w:rFonts w:eastAsia="Times New Roman"/>
                <w:sz w:val="22"/>
                <w:szCs w:val="22"/>
              </w:rPr>
            </w:pPr>
            <w:r>
              <w:rPr>
                <w:rFonts w:eastAsia="Times New Roman"/>
                <w:sz w:val="22"/>
                <w:szCs w:val="22"/>
              </w:rPr>
              <w:t>121</w:t>
            </w:r>
          </w:p>
        </w:tc>
        <w:tc>
          <w:tcPr>
            <w:tcW w:w="1097" w:type="dxa"/>
            <w:tcBorders>
              <w:top w:val="single" w:sz="24" w:space="0" w:color="auto"/>
              <w:left w:val="single" w:sz="24" w:space="0" w:color="auto"/>
            </w:tcBorders>
            <w:vAlign w:val="center"/>
          </w:tcPr>
          <w:p w14:paraId="56C68075" w14:textId="50EA171B" w:rsidR="00167456" w:rsidRPr="00225D37" w:rsidRDefault="00225D37" w:rsidP="00B97872">
            <w:pPr>
              <w:jc w:val="center"/>
              <w:rPr>
                <w:rFonts w:eastAsia="Times New Roman"/>
                <w:sz w:val="22"/>
                <w:szCs w:val="22"/>
              </w:rPr>
            </w:pPr>
            <w:r>
              <w:rPr>
                <w:rFonts w:eastAsia="Times New Roman"/>
                <w:sz w:val="22"/>
                <w:szCs w:val="22"/>
              </w:rPr>
              <w:t>111.8</w:t>
            </w:r>
          </w:p>
        </w:tc>
        <w:tc>
          <w:tcPr>
            <w:tcW w:w="1126" w:type="dxa"/>
            <w:tcBorders>
              <w:top w:val="single" w:sz="24" w:space="0" w:color="auto"/>
              <w:right w:val="single" w:sz="24" w:space="0" w:color="auto"/>
            </w:tcBorders>
            <w:vAlign w:val="center"/>
          </w:tcPr>
          <w:p w14:paraId="183ADCA7" w14:textId="7ADD0221" w:rsidR="00167456" w:rsidRPr="00225D37" w:rsidRDefault="00225D37" w:rsidP="00B97872">
            <w:pPr>
              <w:jc w:val="center"/>
              <w:rPr>
                <w:rFonts w:eastAsia="Times New Roman"/>
                <w:sz w:val="22"/>
                <w:szCs w:val="22"/>
              </w:rPr>
            </w:pPr>
            <w:r>
              <w:rPr>
                <w:rFonts w:eastAsia="Times New Roman"/>
                <w:sz w:val="22"/>
                <w:szCs w:val="22"/>
              </w:rPr>
              <w:t>5.58</w:t>
            </w:r>
          </w:p>
        </w:tc>
      </w:tr>
      <w:tr w:rsidR="00167456" w14:paraId="7E56B7B7" w14:textId="77777777" w:rsidTr="00B97872">
        <w:trPr>
          <w:jc w:val="center"/>
        </w:trPr>
        <w:tc>
          <w:tcPr>
            <w:tcW w:w="1410" w:type="dxa"/>
            <w:vMerge/>
            <w:tcBorders>
              <w:left w:val="single" w:sz="24" w:space="0" w:color="auto"/>
              <w:right w:val="single" w:sz="24" w:space="0" w:color="auto"/>
            </w:tcBorders>
            <w:vAlign w:val="center"/>
          </w:tcPr>
          <w:p w14:paraId="2FEBCC4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0897EA"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58B8907F" w14:textId="22F2EB22" w:rsidR="00167456" w:rsidRPr="00225D37" w:rsidRDefault="00225D37" w:rsidP="00B97872">
            <w:pPr>
              <w:jc w:val="center"/>
              <w:rPr>
                <w:rFonts w:eastAsia="Times New Roman"/>
                <w:sz w:val="22"/>
                <w:szCs w:val="22"/>
              </w:rPr>
            </w:pPr>
            <w:r>
              <w:rPr>
                <w:rFonts w:eastAsia="Times New Roman"/>
                <w:sz w:val="22"/>
                <w:szCs w:val="22"/>
              </w:rPr>
              <w:t>146</w:t>
            </w:r>
          </w:p>
        </w:tc>
        <w:tc>
          <w:tcPr>
            <w:tcW w:w="920" w:type="dxa"/>
            <w:vAlign w:val="center"/>
          </w:tcPr>
          <w:p w14:paraId="3B8C4396" w14:textId="74188F3E" w:rsidR="00167456" w:rsidRPr="00225D37" w:rsidRDefault="00225D37" w:rsidP="00B97872">
            <w:pPr>
              <w:jc w:val="center"/>
              <w:rPr>
                <w:rFonts w:eastAsia="Times New Roman"/>
                <w:sz w:val="22"/>
                <w:szCs w:val="22"/>
              </w:rPr>
            </w:pPr>
            <w:r>
              <w:rPr>
                <w:rFonts w:eastAsia="Times New Roman"/>
                <w:sz w:val="22"/>
                <w:szCs w:val="22"/>
              </w:rPr>
              <w:t>198</w:t>
            </w:r>
          </w:p>
        </w:tc>
        <w:tc>
          <w:tcPr>
            <w:tcW w:w="990" w:type="dxa"/>
            <w:vAlign w:val="center"/>
          </w:tcPr>
          <w:p w14:paraId="0F09971B" w14:textId="2520A6E8" w:rsidR="00167456" w:rsidRPr="00225D37" w:rsidRDefault="00225D37" w:rsidP="00B97872">
            <w:pPr>
              <w:jc w:val="center"/>
              <w:rPr>
                <w:rFonts w:eastAsia="Times New Roman"/>
                <w:sz w:val="22"/>
                <w:szCs w:val="22"/>
              </w:rPr>
            </w:pPr>
            <w:r>
              <w:rPr>
                <w:rFonts w:eastAsia="Times New Roman"/>
                <w:sz w:val="22"/>
                <w:szCs w:val="22"/>
              </w:rPr>
              <w:t>174</w:t>
            </w:r>
          </w:p>
        </w:tc>
        <w:tc>
          <w:tcPr>
            <w:tcW w:w="900" w:type="dxa"/>
            <w:vAlign w:val="center"/>
          </w:tcPr>
          <w:p w14:paraId="7DF69077" w14:textId="537A469E" w:rsidR="00167456" w:rsidRPr="00225D37" w:rsidRDefault="00225D37" w:rsidP="00B97872">
            <w:pPr>
              <w:jc w:val="center"/>
              <w:rPr>
                <w:rFonts w:eastAsia="Times New Roman"/>
                <w:sz w:val="22"/>
                <w:szCs w:val="22"/>
              </w:rPr>
            </w:pPr>
            <w:r>
              <w:rPr>
                <w:rFonts w:eastAsia="Times New Roman"/>
                <w:sz w:val="22"/>
                <w:szCs w:val="22"/>
              </w:rPr>
              <w:t>113</w:t>
            </w:r>
          </w:p>
        </w:tc>
        <w:tc>
          <w:tcPr>
            <w:tcW w:w="917" w:type="dxa"/>
            <w:tcBorders>
              <w:right w:val="single" w:sz="24" w:space="0" w:color="auto"/>
            </w:tcBorders>
            <w:vAlign w:val="center"/>
          </w:tcPr>
          <w:p w14:paraId="77112521" w14:textId="7E68EA9E" w:rsidR="00167456" w:rsidRPr="00225D37" w:rsidRDefault="00225D37" w:rsidP="00B97872">
            <w:pPr>
              <w:jc w:val="center"/>
              <w:rPr>
                <w:rFonts w:eastAsia="Times New Roman"/>
                <w:sz w:val="22"/>
                <w:szCs w:val="22"/>
              </w:rPr>
            </w:pPr>
            <w:r>
              <w:rPr>
                <w:rFonts w:eastAsia="Times New Roman"/>
                <w:sz w:val="22"/>
                <w:szCs w:val="22"/>
              </w:rPr>
              <w:t>141</w:t>
            </w:r>
          </w:p>
        </w:tc>
        <w:tc>
          <w:tcPr>
            <w:tcW w:w="1097" w:type="dxa"/>
            <w:tcBorders>
              <w:left w:val="single" w:sz="24" w:space="0" w:color="auto"/>
            </w:tcBorders>
            <w:vAlign w:val="center"/>
          </w:tcPr>
          <w:p w14:paraId="67CA6596" w14:textId="67D6385F" w:rsidR="00167456" w:rsidRPr="00225D37" w:rsidRDefault="00225D37" w:rsidP="00B97872">
            <w:pPr>
              <w:jc w:val="center"/>
              <w:rPr>
                <w:rFonts w:eastAsia="Times New Roman"/>
                <w:sz w:val="22"/>
                <w:szCs w:val="22"/>
              </w:rPr>
            </w:pPr>
            <w:r>
              <w:rPr>
                <w:rFonts w:eastAsia="Times New Roman"/>
                <w:sz w:val="22"/>
                <w:szCs w:val="22"/>
              </w:rPr>
              <w:t>154.4</w:t>
            </w:r>
          </w:p>
        </w:tc>
        <w:tc>
          <w:tcPr>
            <w:tcW w:w="1126" w:type="dxa"/>
            <w:tcBorders>
              <w:right w:val="single" w:sz="24" w:space="0" w:color="auto"/>
            </w:tcBorders>
            <w:vAlign w:val="center"/>
          </w:tcPr>
          <w:p w14:paraId="5AA81C68" w14:textId="77C56330" w:rsidR="00167456" w:rsidRPr="00225D37" w:rsidRDefault="00225D37" w:rsidP="00B97872">
            <w:pPr>
              <w:jc w:val="center"/>
              <w:rPr>
                <w:rFonts w:eastAsia="Times New Roman"/>
                <w:sz w:val="22"/>
                <w:szCs w:val="22"/>
              </w:rPr>
            </w:pPr>
            <w:r>
              <w:rPr>
                <w:rFonts w:eastAsia="Times New Roman"/>
                <w:sz w:val="22"/>
                <w:szCs w:val="22"/>
              </w:rPr>
              <w:t>13.04</w:t>
            </w:r>
          </w:p>
        </w:tc>
      </w:tr>
      <w:tr w:rsidR="00167456" w14:paraId="0521E1C4" w14:textId="77777777" w:rsidTr="00B97872">
        <w:trPr>
          <w:jc w:val="center"/>
        </w:trPr>
        <w:tc>
          <w:tcPr>
            <w:tcW w:w="1410" w:type="dxa"/>
            <w:vMerge/>
            <w:tcBorders>
              <w:left w:val="single" w:sz="24" w:space="0" w:color="auto"/>
              <w:right w:val="single" w:sz="24" w:space="0" w:color="auto"/>
            </w:tcBorders>
            <w:vAlign w:val="center"/>
          </w:tcPr>
          <w:p w14:paraId="5FD2E3EF"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387F3CC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044BD99E" w14:textId="21B46F2F" w:rsidR="00167456" w:rsidRPr="00225D37" w:rsidRDefault="00225D37" w:rsidP="00B97872">
            <w:pPr>
              <w:jc w:val="center"/>
              <w:rPr>
                <w:rFonts w:eastAsia="Times New Roman"/>
                <w:sz w:val="22"/>
                <w:szCs w:val="22"/>
              </w:rPr>
            </w:pPr>
            <w:r>
              <w:rPr>
                <w:rFonts w:eastAsia="Times New Roman"/>
                <w:sz w:val="22"/>
                <w:szCs w:val="22"/>
              </w:rPr>
              <w:t>184</w:t>
            </w:r>
          </w:p>
        </w:tc>
        <w:tc>
          <w:tcPr>
            <w:tcW w:w="920" w:type="dxa"/>
            <w:vAlign w:val="center"/>
          </w:tcPr>
          <w:p w14:paraId="6CE839C5" w14:textId="59E0B017" w:rsidR="00167456" w:rsidRPr="00225D37" w:rsidRDefault="00225D37" w:rsidP="00B97872">
            <w:pPr>
              <w:jc w:val="center"/>
              <w:rPr>
                <w:rFonts w:eastAsia="Times New Roman"/>
                <w:sz w:val="22"/>
                <w:szCs w:val="22"/>
              </w:rPr>
            </w:pPr>
            <w:r>
              <w:rPr>
                <w:rFonts w:eastAsia="Times New Roman"/>
                <w:sz w:val="22"/>
                <w:szCs w:val="22"/>
              </w:rPr>
              <w:t>239</w:t>
            </w:r>
          </w:p>
        </w:tc>
        <w:tc>
          <w:tcPr>
            <w:tcW w:w="990" w:type="dxa"/>
            <w:vAlign w:val="center"/>
          </w:tcPr>
          <w:p w14:paraId="23FD1D53" w14:textId="70AFD56A" w:rsidR="00167456" w:rsidRPr="00225D37" w:rsidRDefault="00225D37" w:rsidP="00B97872">
            <w:pPr>
              <w:jc w:val="center"/>
              <w:rPr>
                <w:rFonts w:eastAsia="Times New Roman"/>
                <w:sz w:val="22"/>
                <w:szCs w:val="22"/>
              </w:rPr>
            </w:pPr>
            <w:r>
              <w:rPr>
                <w:rFonts w:eastAsia="Times New Roman"/>
                <w:sz w:val="22"/>
                <w:szCs w:val="22"/>
              </w:rPr>
              <w:t>201</w:t>
            </w:r>
          </w:p>
        </w:tc>
        <w:tc>
          <w:tcPr>
            <w:tcW w:w="900" w:type="dxa"/>
            <w:vAlign w:val="center"/>
          </w:tcPr>
          <w:p w14:paraId="405ABC37" w14:textId="5A5EC022" w:rsidR="00167456" w:rsidRPr="00225D37" w:rsidRDefault="00225D37" w:rsidP="00B97872">
            <w:pPr>
              <w:jc w:val="center"/>
              <w:rPr>
                <w:rFonts w:eastAsia="Times New Roman"/>
                <w:sz w:val="22"/>
                <w:szCs w:val="22"/>
              </w:rPr>
            </w:pPr>
            <w:r>
              <w:rPr>
                <w:rFonts w:eastAsia="Times New Roman"/>
                <w:sz w:val="22"/>
                <w:szCs w:val="22"/>
              </w:rPr>
              <w:t>161</w:t>
            </w:r>
          </w:p>
        </w:tc>
        <w:tc>
          <w:tcPr>
            <w:tcW w:w="917" w:type="dxa"/>
            <w:tcBorders>
              <w:right w:val="single" w:sz="24" w:space="0" w:color="auto"/>
            </w:tcBorders>
            <w:vAlign w:val="center"/>
          </w:tcPr>
          <w:p w14:paraId="73F35342" w14:textId="66BB0304" w:rsidR="00167456" w:rsidRPr="00225D37" w:rsidRDefault="00225D37" w:rsidP="00B97872">
            <w:pPr>
              <w:jc w:val="center"/>
              <w:rPr>
                <w:rFonts w:eastAsia="Times New Roman"/>
                <w:sz w:val="22"/>
                <w:szCs w:val="22"/>
              </w:rPr>
            </w:pPr>
            <w:r>
              <w:rPr>
                <w:rFonts w:eastAsia="Times New Roman"/>
                <w:sz w:val="22"/>
                <w:szCs w:val="22"/>
              </w:rPr>
              <w:t>167</w:t>
            </w:r>
          </w:p>
        </w:tc>
        <w:tc>
          <w:tcPr>
            <w:tcW w:w="1097" w:type="dxa"/>
            <w:tcBorders>
              <w:left w:val="single" w:sz="24" w:space="0" w:color="auto"/>
            </w:tcBorders>
            <w:vAlign w:val="center"/>
          </w:tcPr>
          <w:p w14:paraId="58CDFD8A" w14:textId="559DAB22" w:rsidR="00167456" w:rsidRPr="00225D37" w:rsidRDefault="00225D37" w:rsidP="00B97872">
            <w:pPr>
              <w:jc w:val="center"/>
              <w:rPr>
                <w:rFonts w:eastAsia="Times New Roman"/>
                <w:sz w:val="22"/>
                <w:szCs w:val="22"/>
              </w:rPr>
            </w:pPr>
            <w:r>
              <w:rPr>
                <w:rFonts w:eastAsia="Times New Roman"/>
                <w:sz w:val="22"/>
                <w:szCs w:val="22"/>
              </w:rPr>
              <w:t>190.4</w:t>
            </w:r>
          </w:p>
        </w:tc>
        <w:tc>
          <w:tcPr>
            <w:tcW w:w="1126" w:type="dxa"/>
            <w:tcBorders>
              <w:right w:val="single" w:sz="24" w:space="0" w:color="auto"/>
            </w:tcBorders>
            <w:vAlign w:val="center"/>
          </w:tcPr>
          <w:p w14:paraId="71848CFE" w14:textId="2F65D8E8" w:rsidR="00167456" w:rsidRPr="00225D37" w:rsidRDefault="00225D37" w:rsidP="00B97872">
            <w:pPr>
              <w:jc w:val="center"/>
              <w:rPr>
                <w:rFonts w:eastAsia="Times New Roman"/>
                <w:sz w:val="22"/>
                <w:szCs w:val="22"/>
              </w:rPr>
            </w:pPr>
            <w:r>
              <w:rPr>
                <w:rFonts w:eastAsia="Times New Roman"/>
                <w:sz w:val="22"/>
                <w:szCs w:val="22"/>
              </w:rPr>
              <w:t>12.53</w:t>
            </w:r>
          </w:p>
        </w:tc>
      </w:tr>
      <w:tr w:rsidR="00167456" w14:paraId="00869037" w14:textId="77777777" w:rsidTr="00B97872">
        <w:trPr>
          <w:jc w:val="center"/>
        </w:trPr>
        <w:tc>
          <w:tcPr>
            <w:tcW w:w="1410" w:type="dxa"/>
            <w:vMerge/>
            <w:tcBorders>
              <w:left w:val="single" w:sz="24" w:space="0" w:color="auto"/>
              <w:right w:val="single" w:sz="24" w:space="0" w:color="auto"/>
            </w:tcBorders>
            <w:vAlign w:val="center"/>
          </w:tcPr>
          <w:p w14:paraId="7FDEC87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0BE244D"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9835D23" w14:textId="221A2D6D" w:rsidR="00167456" w:rsidRPr="00225D37" w:rsidRDefault="00225D37" w:rsidP="00B97872">
            <w:pPr>
              <w:jc w:val="center"/>
              <w:rPr>
                <w:rFonts w:eastAsia="Times New Roman"/>
                <w:sz w:val="22"/>
                <w:szCs w:val="22"/>
              </w:rPr>
            </w:pPr>
            <w:r>
              <w:rPr>
                <w:rFonts w:eastAsia="Times New Roman"/>
                <w:sz w:val="22"/>
                <w:szCs w:val="22"/>
              </w:rPr>
              <w:t>229</w:t>
            </w:r>
          </w:p>
        </w:tc>
        <w:tc>
          <w:tcPr>
            <w:tcW w:w="920" w:type="dxa"/>
            <w:vAlign w:val="center"/>
          </w:tcPr>
          <w:p w14:paraId="7F98E645" w14:textId="6D0FE207" w:rsidR="00167456" w:rsidRPr="00225D37" w:rsidRDefault="00225D37" w:rsidP="00B97872">
            <w:pPr>
              <w:jc w:val="center"/>
              <w:rPr>
                <w:rFonts w:eastAsia="Times New Roman"/>
                <w:sz w:val="22"/>
                <w:szCs w:val="22"/>
              </w:rPr>
            </w:pPr>
            <w:r>
              <w:rPr>
                <w:rFonts w:eastAsia="Times New Roman"/>
                <w:sz w:val="22"/>
                <w:szCs w:val="22"/>
              </w:rPr>
              <w:t>235</w:t>
            </w:r>
          </w:p>
        </w:tc>
        <w:tc>
          <w:tcPr>
            <w:tcW w:w="990" w:type="dxa"/>
            <w:vAlign w:val="center"/>
          </w:tcPr>
          <w:p w14:paraId="27C6EE1D" w14:textId="249B3A1F" w:rsidR="00167456" w:rsidRPr="00225D37" w:rsidRDefault="00225D37" w:rsidP="00B97872">
            <w:pPr>
              <w:jc w:val="center"/>
              <w:rPr>
                <w:rFonts w:eastAsia="Times New Roman"/>
                <w:sz w:val="22"/>
                <w:szCs w:val="22"/>
              </w:rPr>
            </w:pPr>
            <w:r>
              <w:rPr>
                <w:rFonts w:eastAsia="Times New Roman"/>
                <w:sz w:val="22"/>
                <w:szCs w:val="22"/>
              </w:rPr>
              <w:t>210</w:t>
            </w:r>
          </w:p>
        </w:tc>
        <w:tc>
          <w:tcPr>
            <w:tcW w:w="900" w:type="dxa"/>
            <w:vAlign w:val="center"/>
          </w:tcPr>
          <w:p w14:paraId="15A98A8E" w14:textId="61412BCB" w:rsidR="00167456" w:rsidRPr="00225D37" w:rsidRDefault="00225D37" w:rsidP="00B97872">
            <w:pPr>
              <w:jc w:val="center"/>
              <w:rPr>
                <w:rFonts w:eastAsia="Times New Roman"/>
                <w:sz w:val="22"/>
                <w:szCs w:val="22"/>
              </w:rPr>
            </w:pPr>
            <w:r>
              <w:rPr>
                <w:rFonts w:eastAsia="Times New Roman"/>
                <w:sz w:val="22"/>
                <w:szCs w:val="22"/>
              </w:rPr>
              <w:t>182</w:t>
            </w:r>
          </w:p>
        </w:tc>
        <w:tc>
          <w:tcPr>
            <w:tcW w:w="917" w:type="dxa"/>
            <w:tcBorders>
              <w:right w:val="single" w:sz="24" w:space="0" w:color="auto"/>
            </w:tcBorders>
            <w:vAlign w:val="center"/>
          </w:tcPr>
          <w:p w14:paraId="24353005" w14:textId="188B0C1C" w:rsidR="00167456" w:rsidRPr="00225D37" w:rsidRDefault="00225D37" w:rsidP="00B97872">
            <w:pPr>
              <w:jc w:val="center"/>
              <w:rPr>
                <w:rFonts w:eastAsia="Times New Roman"/>
                <w:sz w:val="22"/>
                <w:szCs w:val="22"/>
              </w:rPr>
            </w:pPr>
            <w:r>
              <w:rPr>
                <w:rFonts w:eastAsia="Times New Roman"/>
                <w:sz w:val="22"/>
                <w:szCs w:val="22"/>
              </w:rPr>
              <w:t>174</w:t>
            </w:r>
          </w:p>
        </w:tc>
        <w:tc>
          <w:tcPr>
            <w:tcW w:w="1097" w:type="dxa"/>
            <w:tcBorders>
              <w:left w:val="single" w:sz="24" w:space="0" w:color="auto"/>
            </w:tcBorders>
            <w:vAlign w:val="center"/>
          </w:tcPr>
          <w:p w14:paraId="277FFFC4" w14:textId="1EF04E98" w:rsidR="00167456" w:rsidRPr="00225D37" w:rsidRDefault="00225D37" w:rsidP="00B97872">
            <w:pPr>
              <w:jc w:val="center"/>
              <w:rPr>
                <w:rFonts w:eastAsia="Times New Roman"/>
                <w:sz w:val="22"/>
                <w:szCs w:val="22"/>
              </w:rPr>
            </w:pPr>
            <w:r>
              <w:rPr>
                <w:rFonts w:eastAsia="Times New Roman"/>
                <w:sz w:val="22"/>
                <w:szCs w:val="22"/>
              </w:rPr>
              <w:t>206</w:t>
            </w:r>
          </w:p>
        </w:tc>
        <w:tc>
          <w:tcPr>
            <w:tcW w:w="1126" w:type="dxa"/>
            <w:tcBorders>
              <w:right w:val="single" w:sz="24" w:space="0" w:color="auto"/>
            </w:tcBorders>
            <w:vAlign w:val="center"/>
          </w:tcPr>
          <w:p w14:paraId="7483D4C5" w14:textId="7F0460D8" w:rsidR="00167456" w:rsidRPr="00225D37" w:rsidRDefault="00225D37" w:rsidP="00B97872">
            <w:pPr>
              <w:jc w:val="center"/>
              <w:rPr>
                <w:rFonts w:eastAsia="Times New Roman"/>
                <w:sz w:val="22"/>
                <w:szCs w:val="22"/>
              </w:rPr>
            </w:pPr>
            <w:r>
              <w:rPr>
                <w:rFonts w:eastAsia="Times New Roman"/>
                <w:sz w:val="22"/>
                <w:szCs w:val="22"/>
              </w:rPr>
              <w:t>10.93</w:t>
            </w:r>
          </w:p>
        </w:tc>
      </w:tr>
      <w:tr w:rsidR="00167456" w14:paraId="088E1198" w14:textId="77777777" w:rsidTr="00B97872">
        <w:trPr>
          <w:jc w:val="center"/>
        </w:trPr>
        <w:tc>
          <w:tcPr>
            <w:tcW w:w="1410" w:type="dxa"/>
            <w:vMerge/>
            <w:tcBorders>
              <w:left w:val="single" w:sz="24" w:space="0" w:color="auto"/>
              <w:right w:val="single" w:sz="24" w:space="0" w:color="auto"/>
            </w:tcBorders>
            <w:vAlign w:val="center"/>
          </w:tcPr>
          <w:p w14:paraId="4557513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D29C05"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7B83B3E" w14:textId="42A66180" w:rsidR="00167456" w:rsidRPr="00225D37" w:rsidRDefault="00225D37" w:rsidP="00B97872">
            <w:pPr>
              <w:jc w:val="center"/>
              <w:rPr>
                <w:rFonts w:eastAsia="Times New Roman"/>
                <w:sz w:val="22"/>
                <w:szCs w:val="22"/>
              </w:rPr>
            </w:pPr>
            <w:r>
              <w:rPr>
                <w:rFonts w:eastAsia="Times New Roman"/>
                <w:sz w:val="22"/>
                <w:szCs w:val="22"/>
              </w:rPr>
              <w:t>283</w:t>
            </w:r>
          </w:p>
        </w:tc>
        <w:tc>
          <w:tcPr>
            <w:tcW w:w="920" w:type="dxa"/>
            <w:vAlign w:val="center"/>
          </w:tcPr>
          <w:p w14:paraId="01C581AF" w14:textId="5FE25C66" w:rsidR="00167456" w:rsidRPr="00225D37" w:rsidRDefault="00225D37" w:rsidP="00B97872">
            <w:pPr>
              <w:jc w:val="center"/>
              <w:rPr>
                <w:rFonts w:eastAsia="Times New Roman"/>
                <w:sz w:val="22"/>
                <w:szCs w:val="22"/>
              </w:rPr>
            </w:pPr>
            <w:r>
              <w:rPr>
                <w:rFonts w:eastAsia="Times New Roman"/>
                <w:sz w:val="22"/>
                <w:szCs w:val="22"/>
              </w:rPr>
              <w:t>265</w:t>
            </w:r>
          </w:p>
        </w:tc>
        <w:tc>
          <w:tcPr>
            <w:tcW w:w="990" w:type="dxa"/>
            <w:vAlign w:val="center"/>
          </w:tcPr>
          <w:p w14:paraId="110CC6FB" w14:textId="72117F6A" w:rsidR="00167456" w:rsidRPr="00225D37" w:rsidRDefault="00225D37" w:rsidP="00B97872">
            <w:pPr>
              <w:jc w:val="center"/>
              <w:rPr>
                <w:rFonts w:eastAsia="Times New Roman"/>
                <w:sz w:val="22"/>
                <w:szCs w:val="22"/>
              </w:rPr>
            </w:pPr>
            <w:r>
              <w:rPr>
                <w:rFonts w:eastAsia="Times New Roman"/>
                <w:sz w:val="22"/>
                <w:szCs w:val="22"/>
              </w:rPr>
              <w:t>244</w:t>
            </w:r>
          </w:p>
        </w:tc>
        <w:tc>
          <w:tcPr>
            <w:tcW w:w="900" w:type="dxa"/>
            <w:vAlign w:val="center"/>
          </w:tcPr>
          <w:p w14:paraId="323A4BB3" w14:textId="21C50D73" w:rsidR="00167456" w:rsidRPr="00225D37" w:rsidRDefault="00225D37" w:rsidP="00B97872">
            <w:pPr>
              <w:jc w:val="center"/>
              <w:rPr>
                <w:rFonts w:eastAsia="Times New Roman"/>
                <w:sz w:val="22"/>
                <w:szCs w:val="22"/>
              </w:rPr>
            </w:pPr>
            <w:r>
              <w:rPr>
                <w:rFonts w:eastAsia="Times New Roman"/>
                <w:sz w:val="22"/>
                <w:szCs w:val="22"/>
              </w:rPr>
              <w:t>230</w:t>
            </w:r>
          </w:p>
        </w:tc>
        <w:tc>
          <w:tcPr>
            <w:tcW w:w="917" w:type="dxa"/>
            <w:tcBorders>
              <w:right w:val="single" w:sz="24" w:space="0" w:color="auto"/>
            </w:tcBorders>
            <w:vAlign w:val="center"/>
          </w:tcPr>
          <w:p w14:paraId="0176EB92" w14:textId="295C5D73" w:rsidR="00167456" w:rsidRPr="00225D37" w:rsidRDefault="00225D37" w:rsidP="00B97872">
            <w:pPr>
              <w:jc w:val="center"/>
              <w:rPr>
                <w:rFonts w:eastAsia="Times New Roman"/>
                <w:sz w:val="22"/>
                <w:szCs w:val="22"/>
              </w:rPr>
            </w:pPr>
            <w:r>
              <w:rPr>
                <w:rFonts w:eastAsia="Times New Roman"/>
                <w:sz w:val="22"/>
                <w:szCs w:val="22"/>
              </w:rPr>
              <w:t>225</w:t>
            </w:r>
          </w:p>
        </w:tc>
        <w:tc>
          <w:tcPr>
            <w:tcW w:w="1097" w:type="dxa"/>
            <w:tcBorders>
              <w:left w:val="single" w:sz="24" w:space="0" w:color="auto"/>
            </w:tcBorders>
            <w:vAlign w:val="center"/>
          </w:tcPr>
          <w:p w14:paraId="4A37F5D6" w14:textId="3F058C56" w:rsidR="00167456" w:rsidRPr="00225D37" w:rsidRDefault="00225D37" w:rsidP="00B97872">
            <w:pPr>
              <w:jc w:val="center"/>
              <w:rPr>
                <w:rFonts w:eastAsia="Times New Roman"/>
                <w:sz w:val="22"/>
                <w:szCs w:val="22"/>
              </w:rPr>
            </w:pPr>
            <w:r>
              <w:rPr>
                <w:rFonts w:eastAsia="Times New Roman"/>
                <w:sz w:val="22"/>
                <w:szCs w:val="22"/>
              </w:rPr>
              <w:t>249.4</w:t>
            </w:r>
          </w:p>
        </w:tc>
        <w:tc>
          <w:tcPr>
            <w:tcW w:w="1126" w:type="dxa"/>
            <w:tcBorders>
              <w:right w:val="single" w:sz="24" w:space="0" w:color="auto"/>
            </w:tcBorders>
            <w:vAlign w:val="center"/>
          </w:tcPr>
          <w:p w14:paraId="5FDEFC9E" w14:textId="23D4A047" w:rsidR="00167456" w:rsidRPr="00225D37" w:rsidRDefault="00225D37" w:rsidP="00B97872">
            <w:pPr>
              <w:jc w:val="center"/>
              <w:rPr>
                <w:rFonts w:eastAsia="Times New Roman"/>
                <w:sz w:val="22"/>
                <w:szCs w:val="22"/>
              </w:rPr>
            </w:pPr>
            <w:r>
              <w:rPr>
                <w:rFonts w:eastAsia="Times New Roman"/>
                <w:sz w:val="22"/>
                <w:szCs w:val="22"/>
              </w:rPr>
              <w:t>9.74</w:t>
            </w:r>
          </w:p>
        </w:tc>
      </w:tr>
      <w:tr w:rsidR="00167456" w14:paraId="2ED03D76" w14:textId="77777777" w:rsidTr="00B97872">
        <w:trPr>
          <w:jc w:val="center"/>
        </w:trPr>
        <w:tc>
          <w:tcPr>
            <w:tcW w:w="1410" w:type="dxa"/>
            <w:vMerge/>
            <w:tcBorders>
              <w:left w:val="single" w:sz="24" w:space="0" w:color="auto"/>
              <w:right w:val="single" w:sz="24" w:space="0" w:color="auto"/>
            </w:tcBorders>
            <w:vAlign w:val="center"/>
          </w:tcPr>
          <w:p w14:paraId="4D459FAD"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30B972E"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6EB35F54" w14:textId="03F73409" w:rsidR="00167456" w:rsidRPr="00225D37" w:rsidRDefault="00225D37" w:rsidP="00B97872">
            <w:pPr>
              <w:jc w:val="center"/>
              <w:rPr>
                <w:rFonts w:eastAsia="Times New Roman"/>
                <w:sz w:val="22"/>
                <w:szCs w:val="22"/>
              </w:rPr>
            </w:pPr>
            <w:r>
              <w:rPr>
                <w:rFonts w:eastAsia="Times New Roman"/>
                <w:sz w:val="22"/>
                <w:szCs w:val="22"/>
              </w:rPr>
              <w:t>335</w:t>
            </w:r>
          </w:p>
        </w:tc>
        <w:tc>
          <w:tcPr>
            <w:tcW w:w="920" w:type="dxa"/>
            <w:vAlign w:val="center"/>
          </w:tcPr>
          <w:p w14:paraId="725D0C61" w14:textId="4A71CA58" w:rsidR="00167456" w:rsidRPr="00225D37" w:rsidRDefault="00225D37" w:rsidP="00B97872">
            <w:pPr>
              <w:jc w:val="center"/>
              <w:rPr>
                <w:rFonts w:eastAsia="Times New Roman"/>
                <w:sz w:val="22"/>
                <w:szCs w:val="22"/>
              </w:rPr>
            </w:pPr>
            <w:r>
              <w:rPr>
                <w:rFonts w:eastAsia="Times New Roman"/>
                <w:sz w:val="22"/>
                <w:szCs w:val="22"/>
              </w:rPr>
              <w:t>333</w:t>
            </w:r>
          </w:p>
        </w:tc>
        <w:tc>
          <w:tcPr>
            <w:tcW w:w="990" w:type="dxa"/>
            <w:vAlign w:val="center"/>
          </w:tcPr>
          <w:p w14:paraId="76B0E789" w14:textId="796E5F6E" w:rsidR="00167456" w:rsidRPr="00225D37" w:rsidRDefault="00225D37" w:rsidP="00B97872">
            <w:pPr>
              <w:jc w:val="center"/>
              <w:rPr>
                <w:rFonts w:eastAsia="Times New Roman"/>
                <w:sz w:val="22"/>
                <w:szCs w:val="22"/>
              </w:rPr>
            </w:pPr>
            <w:r>
              <w:rPr>
                <w:rFonts w:eastAsia="Times New Roman"/>
                <w:sz w:val="22"/>
                <w:szCs w:val="22"/>
              </w:rPr>
              <w:t>301</w:t>
            </w:r>
          </w:p>
        </w:tc>
        <w:tc>
          <w:tcPr>
            <w:tcW w:w="900" w:type="dxa"/>
            <w:vAlign w:val="center"/>
          </w:tcPr>
          <w:p w14:paraId="7BAF6E2C" w14:textId="78483A47" w:rsidR="00167456" w:rsidRPr="00225D37" w:rsidRDefault="00225D37" w:rsidP="00B97872">
            <w:pPr>
              <w:jc w:val="center"/>
              <w:rPr>
                <w:rFonts w:eastAsia="Times New Roman"/>
                <w:sz w:val="22"/>
                <w:szCs w:val="22"/>
              </w:rPr>
            </w:pPr>
            <w:r>
              <w:rPr>
                <w:rFonts w:eastAsia="Times New Roman"/>
                <w:sz w:val="22"/>
                <w:szCs w:val="22"/>
              </w:rPr>
              <w:t>278</w:t>
            </w:r>
          </w:p>
        </w:tc>
        <w:tc>
          <w:tcPr>
            <w:tcW w:w="917" w:type="dxa"/>
            <w:tcBorders>
              <w:right w:val="single" w:sz="24" w:space="0" w:color="auto"/>
            </w:tcBorders>
            <w:vAlign w:val="center"/>
          </w:tcPr>
          <w:p w14:paraId="1422947C" w14:textId="542976CB" w:rsidR="00167456" w:rsidRPr="00225D37" w:rsidRDefault="00225D37" w:rsidP="00B97872">
            <w:pPr>
              <w:jc w:val="center"/>
              <w:rPr>
                <w:rFonts w:eastAsia="Times New Roman"/>
                <w:sz w:val="22"/>
                <w:szCs w:val="22"/>
              </w:rPr>
            </w:pPr>
            <w:r>
              <w:rPr>
                <w:rFonts w:eastAsia="Times New Roman"/>
                <w:sz w:val="22"/>
                <w:szCs w:val="22"/>
              </w:rPr>
              <w:t>267</w:t>
            </w:r>
          </w:p>
        </w:tc>
        <w:tc>
          <w:tcPr>
            <w:tcW w:w="1097" w:type="dxa"/>
            <w:tcBorders>
              <w:left w:val="single" w:sz="24" w:space="0" w:color="auto"/>
            </w:tcBorders>
            <w:vAlign w:val="center"/>
          </w:tcPr>
          <w:p w14:paraId="0DA70E53" w14:textId="1BA39EAF" w:rsidR="00167456" w:rsidRPr="00225D37" w:rsidRDefault="00225D37" w:rsidP="00B97872">
            <w:pPr>
              <w:jc w:val="center"/>
              <w:rPr>
                <w:rFonts w:eastAsia="Times New Roman"/>
                <w:sz w:val="22"/>
                <w:szCs w:val="22"/>
              </w:rPr>
            </w:pPr>
            <w:r>
              <w:rPr>
                <w:rFonts w:eastAsia="Times New Roman"/>
                <w:sz w:val="22"/>
                <w:szCs w:val="22"/>
              </w:rPr>
              <w:t>302.8</w:t>
            </w:r>
          </w:p>
        </w:tc>
        <w:tc>
          <w:tcPr>
            <w:tcW w:w="1126" w:type="dxa"/>
            <w:tcBorders>
              <w:right w:val="single" w:sz="24" w:space="0" w:color="auto"/>
            </w:tcBorders>
            <w:vAlign w:val="center"/>
          </w:tcPr>
          <w:p w14:paraId="5CDD3F3F" w14:textId="10718E23" w:rsidR="00167456" w:rsidRPr="00225D37" w:rsidRDefault="00225D37" w:rsidP="00B97872">
            <w:pPr>
              <w:jc w:val="center"/>
              <w:rPr>
                <w:rFonts w:eastAsia="Times New Roman"/>
                <w:sz w:val="22"/>
                <w:szCs w:val="22"/>
              </w:rPr>
            </w:pPr>
            <w:r>
              <w:rPr>
                <w:rFonts w:eastAsia="Times New Roman"/>
                <w:sz w:val="22"/>
                <w:szCs w:val="22"/>
              </w:rPr>
              <w:t>12.41</w:t>
            </w:r>
          </w:p>
        </w:tc>
      </w:tr>
      <w:tr w:rsidR="00167456" w14:paraId="213D68F8" w14:textId="77777777" w:rsidTr="00B97872">
        <w:trPr>
          <w:jc w:val="center"/>
        </w:trPr>
        <w:tc>
          <w:tcPr>
            <w:tcW w:w="1410" w:type="dxa"/>
            <w:vMerge/>
            <w:tcBorders>
              <w:left w:val="single" w:sz="24" w:space="0" w:color="auto"/>
              <w:right w:val="single" w:sz="24" w:space="0" w:color="auto"/>
            </w:tcBorders>
            <w:vAlign w:val="center"/>
          </w:tcPr>
          <w:p w14:paraId="05D2AF16"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93A2F3"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00DF3AD1" w14:textId="08860AA7" w:rsidR="00167456" w:rsidRPr="00225D37" w:rsidRDefault="00225D37" w:rsidP="00B97872">
            <w:pPr>
              <w:jc w:val="center"/>
              <w:rPr>
                <w:rFonts w:eastAsia="Times New Roman"/>
                <w:sz w:val="22"/>
                <w:szCs w:val="22"/>
              </w:rPr>
            </w:pPr>
            <w:r>
              <w:rPr>
                <w:rFonts w:eastAsia="Times New Roman"/>
                <w:sz w:val="22"/>
                <w:szCs w:val="22"/>
              </w:rPr>
              <w:t>355</w:t>
            </w:r>
          </w:p>
        </w:tc>
        <w:tc>
          <w:tcPr>
            <w:tcW w:w="920" w:type="dxa"/>
            <w:vAlign w:val="center"/>
          </w:tcPr>
          <w:p w14:paraId="0EE02531" w14:textId="01F77C04"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47FF844B" w14:textId="1A4FFC78" w:rsidR="00167456" w:rsidRPr="00225D37" w:rsidRDefault="00225D37" w:rsidP="00B97872">
            <w:pPr>
              <w:jc w:val="center"/>
              <w:rPr>
                <w:rFonts w:eastAsia="Times New Roman"/>
                <w:sz w:val="22"/>
                <w:szCs w:val="22"/>
              </w:rPr>
            </w:pPr>
            <w:r>
              <w:rPr>
                <w:rFonts w:eastAsia="Times New Roman"/>
                <w:sz w:val="22"/>
                <w:szCs w:val="22"/>
              </w:rPr>
              <w:t>302</w:t>
            </w:r>
          </w:p>
        </w:tc>
        <w:tc>
          <w:tcPr>
            <w:tcW w:w="900" w:type="dxa"/>
            <w:vAlign w:val="center"/>
          </w:tcPr>
          <w:p w14:paraId="30831F21" w14:textId="5ABA5DA8"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314E0A1C" w14:textId="33794CBA" w:rsidR="00167456" w:rsidRPr="00225D37" w:rsidRDefault="00225D37" w:rsidP="00B97872">
            <w:pPr>
              <w:jc w:val="center"/>
              <w:rPr>
                <w:rFonts w:eastAsia="Times New Roman"/>
                <w:sz w:val="22"/>
                <w:szCs w:val="22"/>
              </w:rPr>
            </w:pPr>
            <w:r>
              <w:rPr>
                <w:rFonts w:eastAsia="Times New Roman"/>
                <w:sz w:val="22"/>
                <w:szCs w:val="22"/>
              </w:rPr>
              <w:t>296</w:t>
            </w:r>
          </w:p>
        </w:tc>
        <w:tc>
          <w:tcPr>
            <w:tcW w:w="1097" w:type="dxa"/>
            <w:tcBorders>
              <w:left w:val="single" w:sz="24" w:space="0" w:color="auto"/>
            </w:tcBorders>
            <w:vAlign w:val="center"/>
          </w:tcPr>
          <w:p w14:paraId="19E694D6" w14:textId="13F3E45B" w:rsidR="00167456" w:rsidRPr="00225D37" w:rsidRDefault="00225D37" w:rsidP="00B97872">
            <w:pPr>
              <w:jc w:val="center"/>
              <w:rPr>
                <w:rFonts w:eastAsia="Times New Roman"/>
                <w:sz w:val="22"/>
                <w:szCs w:val="22"/>
              </w:rPr>
            </w:pPr>
            <w:r>
              <w:rPr>
                <w:rFonts w:eastAsia="Times New Roman"/>
                <w:sz w:val="22"/>
                <w:szCs w:val="22"/>
              </w:rPr>
              <w:t>317.67</w:t>
            </w:r>
          </w:p>
        </w:tc>
        <w:tc>
          <w:tcPr>
            <w:tcW w:w="1126" w:type="dxa"/>
            <w:tcBorders>
              <w:right w:val="single" w:sz="24" w:space="0" w:color="auto"/>
            </w:tcBorders>
            <w:vAlign w:val="center"/>
          </w:tcPr>
          <w:p w14:paraId="3DE8A637" w14:textId="75B6C335" w:rsidR="00167456" w:rsidRPr="00225D37" w:rsidRDefault="00225D37" w:rsidP="00B97872">
            <w:pPr>
              <w:jc w:val="center"/>
              <w:rPr>
                <w:rFonts w:eastAsia="Times New Roman"/>
                <w:sz w:val="22"/>
                <w:szCs w:val="22"/>
              </w:rPr>
            </w:pPr>
            <w:r>
              <w:rPr>
                <w:rFonts w:eastAsia="Times New Roman"/>
                <w:sz w:val="22"/>
                <w:szCs w:val="22"/>
              </w:rPr>
              <w:t>15.31</w:t>
            </w:r>
          </w:p>
        </w:tc>
      </w:tr>
      <w:tr w:rsidR="00167456" w14:paraId="3DBE7E89" w14:textId="77777777" w:rsidTr="00B97872">
        <w:trPr>
          <w:jc w:val="center"/>
        </w:trPr>
        <w:tc>
          <w:tcPr>
            <w:tcW w:w="1410" w:type="dxa"/>
            <w:vMerge/>
            <w:tcBorders>
              <w:left w:val="single" w:sz="24" w:space="0" w:color="auto"/>
              <w:right w:val="single" w:sz="24" w:space="0" w:color="auto"/>
            </w:tcBorders>
            <w:vAlign w:val="center"/>
          </w:tcPr>
          <w:p w14:paraId="4BF0B58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70E829"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42877138" w14:textId="64CC6D4F" w:rsidR="00167456" w:rsidRPr="00225D37" w:rsidRDefault="00225D37" w:rsidP="00B97872">
            <w:pPr>
              <w:jc w:val="center"/>
              <w:rPr>
                <w:rFonts w:eastAsia="Times New Roman"/>
                <w:sz w:val="22"/>
                <w:szCs w:val="22"/>
              </w:rPr>
            </w:pPr>
            <w:r>
              <w:rPr>
                <w:rFonts w:eastAsia="Times New Roman"/>
                <w:sz w:val="22"/>
                <w:szCs w:val="22"/>
              </w:rPr>
              <w:t>-</w:t>
            </w:r>
          </w:p>
        </w:tc>
        <w:tc>
          <w:tcPr>
            <w:tcW w:w="920" w:type="dxa"/>
            <w:vAlign w:val="center"/>
          </w:tcPr>
          <w:p w14:paraId="610F42CA" w14:textId="0E5D4CCB"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21822A3C" w14:textId="3ECA2A75" w:rsidR="00167456" w:rsidRPr="00225D37" w:rsidRDefault="00225D37" w:rsidP="00B97872">
            <w:pPr>
              <w:jc w:val="center"/>
              <w:rPr>
                <w:rFonts w:eastAsia="Times New Roman"/>
                <w:sz w:val="22"/>
                <w:szCs w:val="22"/>
              </w:rPr>
            </w:pPr>
            <w:r>
              <w:rPr>
                <w:rFonts w:eastAsia="Times New Roman"/>
                <w:sz w:val="22"/>
                <w:szCs w:val="22"/>
              </w:rPr>
              <w:t>-</w:t>
            </w:r>
          </w:p>
        </w:tc>
        <w:tc>
          <w:tcPr>
            <w:tcW w:w="900" w:type="dxa"/>
            <w:vAlign w:val="center"/>
          </w:tcPr>
          <w:p w14:paraId="199AF406" w14:textId="3AA7E8BF"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89054CE" w14:textId="4F815B7A"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04125FBF" w14:textId="690DA275"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4FEFCDFF" w14:textId="7F6BC0CF" w:rsidR="00167456" w:rsidRPr="00225D37" w:rsidRDefault="00225D37" w:rsidP="00B97872">
            <w:pPr>
              <w:jc w:val="center"/>
              <w:rPr>
                <w:rFonts w:eastAsia="Times New Roman"/>
                <w:sz w:val="22"/>
                <w:szCs w:val="22"/>
              </w:rPr>
            </w:pPr>
            <w:r>
              <w:rPr>
                <w:rFonts w:eastAsia="Times New Roman"/>
                <w:sz w:val="22"/>
                <w:szCs w:val="22"/>
              </w:rPr>
              <w:t>-</w:t>
            </w:r>
          </w:p>
        </w:tc>
      </w:tr>
      <w:tr w:rsidR="00167456" w14:paraId="63FC8CC2"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00931E0"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BCB2BA1"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557D62" w14:textId="118A4EA3" w:rsidR="00167456" w:rsidRPr="00225D37" w:rsidRDefault="00225D3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B7CD6D" w14:textId="2C57C916" w:rsidR="00167456" w:rsidRPr="00225D37" w:rsidRDefault="00225D3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1450AA9D" w14:textId="6CCB9FB2" w:rsidR="00167456" w:rsidRPr="00225D37" w:rsidRDefault="00225D3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75ADFE9B" w14:textId="62C400A9"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0D7BA4" w14:textId="309F4458"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334D1BD2" w14:textId="4B1E4F13"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30310794" w14:textId="51287A58" w:rsidR="00167456" w:rsidRPr="00225D37" w:rsidRDefault="00225D37" w:rsidP="00B97872">
            <w:pPr>
              <w:jc w:val="center"/>
              <w:rPr>
                <w:rFonts w:eastAsia="Times New Roman"/>
                <w:sz w:val="22"/>
                <w:szCs w:val="22"/>
              </w:rPr>
            </w:pPr>
            <w:r>
              <w:rPr>
                <w:rFonts w:eastAsia="Times New Roman"/>
                <w:sz w:val="22"/>
                <w:szCs w:val="22"/>
              </w:rPr>
              <w:t>-</w:t>
            </w:r>
          </w:p>
        </w:tc>
      </w:tr>
    </w:tbl>
    <w:p w14:paraId="3525C0D0" w14:textId="75386EF4" w:rsidR="00167456" w:rsidRPr="00B0424D" w:rsidRDefault="00830EE5" w:rsidP="00B0424D">
      <w:pPr>
        <w:rPr>
          <w:rFonts w:eastAsia="Times New Roman"/>
          <w:b/>
          <w:sz w:val="22"/>
          <w:szCs w:val="22"/>
        </w:rPr>
      </w:pPr>
      <w:r>
        <w:rPr>
          <w:rFonts w:eastAsia="Times New Roman"/>
          <w:sz w:val="22"/>
          <w:szCs w:val="22"/>
        </w:rPr>
        <w:t>Table 6.2: 5-10%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3C2ABBAD"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0462BD77"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0B1FCC"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54CFBD5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409F591E"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4DAEF263"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E6EA54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05C76EF0"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EF78E01"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A0FABA3"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16383594"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056C2C6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21F1649C"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4AD76AF" w14:textId="77777777" w:rsidR="00167456" w:rsidRDefault="00167456" w:rsidP="00B97872">
            <w:pPr>
              <w:jc w:val="center"/>
              <w:rPr>
                <w:rFonts w:eastAsia="Times New Roman"/>
                <w:b/>
                <w:sz w:val="22"/>
                <w:szCs w:val="22"/>
              </w:rPr>
            </w:pPr>
          </w:p>
        </w:tc>
      </w:tr>
      <w:tr w:rsidR="00167456" w14:paraId="33A55B6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4B959F7F"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4614BBAE" w14:textId="446224C5" w:rsidR="00167456" w:rsidRPr="00A65F7C" w:rsidRDefault="00A65F7C" w:rsidP="00B97872">
            <w:pPr>
              <w:jc w:val="center"/>
              <w:rPr>
                <w:rFonts w:eastAsia="Times New Roman"/>
                <w:sz w:val="22"/>
                <w:szCs w:val="22"/>
              </w:rPr>
            </w:pPr>
            <w:r>
              <w:rPr>
                <w:rFonts w:eastAsia="Times New Roman"/>
                <w:sz w:val="22"/>
                <w:szCs w:val="22"/>
              </w:rPr>
              <w:t>14.6</w:t>
            </w:r>
          </w:p>
        </w:tc>
        <w:tc>
          <w:tcPr>
            <w:tcW w:w="920" w:type="dxa"/>
            <w:tcBorders>
              <w:top w:val="single" w:sz="24" w:space="0" w:color="auto"/>
            </w:tcBorders>
            <w:vAlign w:val="center"/>
          </w:tcPr>
          <w:p w14:paraId="2470D54F" w14:textId="5C123262" w:rsidR="00167456" w:rsidRPr="00A65F7C" w:rsidRDefault="00A65F7C" w:rsidP="00B97872">
            <w:pPr>
              <w:jc w:val="center"/>
              <w:rPr>
                <w:rFonts w:eastAsia="Times New Roman"/>
                <w:sz w:val="22"/>
                <w:szCs w:val="22"/>
              </w:rPr>
            </w:pPr>
            <w:r>
              <w:rPr>
                <w:rFonts w:eastAsia="Times New Roman"/>
                <w:sz w:val="22"/>
                <w:szCs w:val="22"/>
              </w:rPr>
              <w:t>12.8</w:t>
            </w:r>
          </w:p>
        </w:tc>
        <w:tc>
          <w:tcPr>
            <w:tcW w:w="990" w:type="dxa"/>
            <w:tcBorders>
              <w:top w:val="single" w:sz="24" w:space="0" w:color="auto"/>
            </w:tcBorders>
            <w:vAlign w:val="center"/>
          </w:tcPr>
          <w:p w14:paraId="17B3FC09" w14:textId="4158534F" w:rsidR="00167456" w:rsidRPr="00A65F7C" w:rsidRDefault="00A65F7C" w:rsidP="00B97872">
            <w:pPr>
              <w:jc w:val="center"/>
              <w:rPr>
                <w:rFonts w:eastAsia="Times New Roman"/>
                <w:sz w:val="22"/>
                <w:szCs w:val="22"/>
              </w:rPr>
            </w:pPr>
            <w:r>
              <w:rPr>
                <w:rFonts w:eastAsia="Times New Roman"/>
                <w:sz w:val="22"/>
                <w:szCs w:val="22"/>
              </w:rPr>
              <w:t>12.1</w:t>
            </w:r>
          </w:p>
        </w:tc>
        <w:tc>
          <w:tcPr>
            <w:tcW w:w="900" w:type="dxa"/>
            <w:tcBorders>
              <w:top w:val="single" w:sz="24" w:space="0" w:color="auto"/>
            </w:tcBorders>
            <w:vAlign w:val="center"/>
          </w:tcPr>
          <w:p w14:paraId="6ED8B1EB" w14:textId="7480C687" w:rsidR="00167456" w:rsidRPr="00A65F7C" w:rsidRDefault="00A65F7C" w:rsidP="00B97872">
            <w:pPr>
              <w:jc w:val="center"/>
              <w:rPr>
                <w:rFonts w:eastAsia="Times New Roman"/>
                <w:sz w:val="22"/>
                <w:szCs w:val="22"/>
              </w:rPr>
            </w:pPr>
            <w:r>
              <w:rPr>
                <w:rFonts w:eastAsia="Times New Roman"/>
                <w:sz w:val="22"/>
                <w:szCs w:val="22"/>
              </w:rPr>
              <w:t>11.7</w:t>
            </w:r>
          </w:p>
        </w:tc>
        <w:tc>
          <w:tcPr>
            <w:tcW w:w="917" w:type="dxa"/>
            <w:tcBorders>
              <w:top w:val="single" w:sz="24" w:space="0" w:color="auto"/>
              <w:right w:val="single" w:sz="24" w:space="0" w:color="auto"/>
            </w:tcBorders>
            <w:vAlign w:val="center"/>
          </w:tcPr>
          <w:p w14:paraId="0A2E7D9C" w14:textId="6CBE7CA8" w:rsidR="00167456" w:rsidRPr="00A65F7C" w:rsidRDefault="00A65F7C" w:rsidP="00B97872">
            <w:pPr>
              <w:jc w:val="center"/>
              <w:rPr>
                <w:rFonts w:eastAsia="Times New Roman"/>
                <w:sz w:val="22"/>
                <w:szCs w:val="22"/>
              </w:rPr>
            </w:pPr>
            <w:r>
              <w:rPr>
                <w:rFonts w:eastAsia="Times New Roman"/>
                <w:sz w:val="22"/>
                <w:szCs w:val="22"/>
              </w:rPr>
              <w:t>13.2</w:t>
            </w:r>
          </w:p>
        </w:tc>
        <w:tc>
          <w:tcPr>
            <w:tcW w:w="1097" w:type="dxa"/>
            <w:tcBorders>
              <w:top w:val="single" w:sz="24" w:space="0" w:color="auto"/>
              <w:left w:val="single" w:sz="24" w:space="0" w:color="auto"/>
            </w:tcBorders>
            <w:vAlign w:val="center"/>
          </w:tcPr>
          <w:p w14:paraId="34957941" w14:textId="6F5EA611" w:rsidR="00167456" w:rsidRPr="00A65F7C" w:rsidRDefault="00A65F7C" w:rsidP="00B97872">
            <w:pPr>
              <w:jc w:val="center"/>
              <w:rPr>
                <w:rFonts w:eastAsia="Times New Roman"/>
                <w:sz w:val="22"/>
                <w:szCs w:val="22"/>
              </w:rPr>
            </w:pPr>
            <w:r>
              <w:rPr>
                <w:rFonts w:eastAsia="Times New Roman"/>
                <w:sz w:val="22"/>
                <w:szCs w:val="22"/>
              </w:rPr>
              <w:t>12.88</w:t>
            </w:r>
          </w:p>
        </w:tc>
        <w:tc>
          <w:tcPr>
            <w:tcW w:w="1126" w:type="dxa"/>
            <w:tcBorders>
              <w:top w:val="single" w:sz="24" w:space="0" w:color="auto"/>
              <w:right w:val="single" w:sz="24" w:space="0" w:color="auto"/>
            </w:tcBorders>
            <w:vAlign w:val="center"/>
          </w:tcPr>
          <w:p w14:paraId="65597333" w14:textId="40B86C4E" w:rsidR="00167456" w:rsidRPr="00A65F7C" w:rsidRDefault="00A65F7C" w:rsidP="00B97872">
            <w:pPr>
              <w:jc w:val="center"/>
              <w:rPr>
                <w:rFonts w:eastAsia="Times New Roman"/>
                <w:sz w:val="22"/>
                <w:szCs w:val="22"/>
              </w:rPr>
            </w:pPr>
            <w:r>
              <w:rPr>
                <w:rFonts w:eastAsia="Times New Roman"/>
                <w:sz w:val="22"/>
                <w:szCs w:val="22"/>
              </w:rPr>
              <w:t>0.45</w:t>
            </w:r>
          </w:p>
        </w:tc>
      </w:tr>
      <w:tr w:rsidR="00167456" w14:paraId="24F7D759"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9B012C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2CE0589" w14:textId="56A60E7C" w:rsidR="00167456" w:rsidRPr="00A65F7C" w:rsidRDefault="00A02B77"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54B7220C" w14:textId="3B8690BA" w:rsidR="00167456" w:rsidRPr="00A65F7C" w:rsidRDefault="00A02B77" w:rsidP="00B97872">
            <w:pPr>
              <w:jc w:val="center"/>
              <w:rPr>
                <w:rFonts w:eastAsia="Times New Roman"/>
                <w:sz w:val="22"/>
                <w:szCs w:val="22"/>
              </w:rPr>
            </w:pPr>
            <w:r>
              <w:rPr>
                <w:rFonts w:eastAsia="Times New Roman"/>
                <w:sz w:val="22"/>
                <w:szCs w:val="22"/>
              </w:rPr>
              <w:t>42</w:t>
            </w:r>
          </w:p>
        </w:tc>
        <w:tc>
          <w:tcPr>
            <w:tcW w:w="990" w:type="dxa"/>
            <w:tcBorders>
              <w:bottom w:val="single" w:sz="24" w:space="0" w:color="auto"/>
            </w:tcBorders>
            <w:vAlign w:val="center"/>
          </w:tcPr>
          <w:p w14:paraId="10A218EE" w14:textId="31344C5A" w:rsidR="00167456" w:rsidRPr="00A65F7C" w:rsidRDefault="00A02B7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35A30B86" w14:textId="3E61F199" w:rsidR="00167456" w:rsidRPr="00A65F7C" w:rsidRDefault="00A02B77" w:rsidP="00B97872">
            <w:pPr>
              <w:jc w:val="center"/>
              <w:rPr>
                <w:rFonts w:eastAsia="Times New Roman"/>
                <w:sz w:val="22"/>
                <w:szCs w:val="22"/>
              </w:rPr>
            </w:pPr>
            <w:r>
              <w:rPr>
                <w:rFonts w:eastAsia="Times New Roman"/>
                <w:sz w:val="22"/>
                <w:szCs w:val="22"/>
              </w:rPr>
              <w:t>42</w:t>
            </w:r>
          </w:p>
        </w:tc>
        <w:tc>
          <w:tcPr>
            <w:tcW w:w="917" w:type="dxa"/>
            <w:tcBorders>
              <w:bottom w:val="single" w:sz="24" w:space="0" w:color="auto"/>
              <w:right w:val="single" w:sz="24" w:space="0" w:color="auto"/>
            </w:tcBorders>
            <w:vAlign w:val="center"/>
          </w:tcPr>
          <w:p w14:paraId="4AFDDBD6" w14:textId="4E7E550F" w:rsidR="00167456" w:rsidRPr="00A65F7C" w:rsidRDefault="00A02B77"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7E77783" w14:textId="17F54A53" w:rsidR="00167456" w:rsidRPr="00A65F7C" w:rsidRDefault="00A02B77" w:rsidP="00B97872">
            <w:pPr>
              <w:jc w:val="center"/>
              <w:rPr>
                <w:rFonts w:eastAsia="Times New Roman"/>
                <w:sz w:val="22"/>
                <w:szCs w:val="22"/>
              </w:rPr>
            </w:pPr>
            <w:r>
              <w:rPr>
                <w:rFonts w:eastAsia="Times New Roman"/>
                <w:sz w:val="22"/>
                <w:szCs w:val="22"/>
              </w:rPr>
              <w:t>44.4</w:t>
            </w:r>
          </w:p>
        </w:tc>
        <w:tc>
          <w:tcPr>
            <w:tcW w:w="1126" w:type="dxa"/>
            <w:tcBorders>
              <w:bottom w:val="single" w:sz="24" w:space="0" w:color="auto"/>
              <w:right w:val="single" w:sz="24" w:space="0" w:color="auto"/>
            </w:tcBorders>
            <w:vAlign w:val="center"/>
          </w:tcPr>
          <w:p w14:paraId="55E09D1A" w14:textId="7E1FC725" w:rsidR="00167456" w:rsidRPr="00A65F7C" w:rsidRDefault="00A65F7C" w:rsidP="00B97872">
            <w:pPr>
              <w:jc w:val="center"/>
              <w:rPr>
                <w:rFonts w:eastAsia="Times New Roman"/>
                <w:sz w:val="22"/>
                <w:szCs w:val="22"/>
              </w:rPr>
            </w:pPr>
            <w:r>
              <w:rPr>
                <w:rFonts w:eastAsia="Times New Roman"/>
                <w:sz w:val="22"/>
                <w:szCs w:val="22"/>
              </w:rPr>
              <w:t>1.31</w:t>
            </w:r>
          </w:p>
        </w:tc>
      </w:tr>
      <w:tr w:rsidR="00167456" w14:paraId="095107E8"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530D303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3BFED737"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3A9325C8" w14:textId="375E4881" w:rsidR="00167456" w:rsidRPr="00A65F7C" w:rsidRDefault="00A02B77" w:rsidP="00B97872">
            <w:pPr>
              <w:jc w:val="center"/>
              <w:rPr>
                <w:rFonts w:eastAsia="Times New Roman"/>
                <w:sz w:val="22"/>
                <w:szCs w:val="22"/>
              </w:rPr>
            </w:pPr>
            <w:r>
              <w:rPr>
                <w:rFonts w:eastAsia="Times New Roman"/>
                <w:sz w:val="22"/>
                <w:szCs w:val="22"/>
              </w:rPr>
              <w:t>65</w:t>
            </w:r>
          </w:p>
        </w:tc>
        <w:tc>
          <w:tcPr>
            <w:tcW w:w="920" w:type="dxa"/>
            <w:tcBorders>
              <w:top w:val="single" w:sz="24" w:space="0" w:color="auto"/>
            </w:tcBorders>
            <w:vAlign w:val="center"/>
          </w:tcPr>
          <w:p w14:paraId="3A1D4A77" w14:textId="1E14234C" w:rsidR="00167456" w:rsidRPr="00A65F7C" w:rsidRDefault="00A02B77" w:rsidP="00B97872">
            <w:pPr>
              <w:jc w:val="center"/>
              <w:rPr>
                <w:rFonts w:eastAsia="Times New Roman"/>
                <w:sz w:val="22"/>
                <w:szCs w:val="22"/>
              </w:rPr>
            </w:pPr>
            <w:r>
              <w:rPr>
                <w:rFonts w:eastAsia="Times New Roman"/>
                <w:sz w:val="22"/>
                <w:szCs w:val="22"/>
              </w:rPr>
              <w:t>79</w:t>
            </w:r>
          </w:p>
        </w:tc>
        <w:tc>
          <w:tcPr>
            <w:tcW w:w="990" w:type="dxa"/>
            <w:tcBorders>
              <w:top w:val="single" w:sz="24" w:space="0" w:color="auto"/>
            </w:tcBorders>
            <w:vAlign w:val="center"/>
          </w:tcPr>
          <w:p w14:paraId="10BE84C9" w14:textId="62CC84D4" w:rsidR="00167456" w:rsidRPr="00A65F7C" w:rsidRDefault="00A02B77" w:rsidP="00B97872">
            <w:pPr>
              <w:jc w:val="center"/>
              <w:rPr>
                <w:rFonts w:eastAsia="Times New Roman"/>
                <w:sz w:val="22"/>
                <w:szCs w:val="22"/>
              </w:rPr>
            </w:pPr>
            <w:r>
              <w:rPr>
                <w:rFonts w:eastAsia="Times New Roman"/>
                <w:sz w:val="22"/>
                <w:szCs w:val="22"/>
              </w:rPr>
              <w:t>74</w:t>
            </w:r>
          </w:p>
        </w:tc>
        <w:tc>
          <w:tcPr>
            <w:tcW w:w="900" w:type="dxa"/>
            <w:tcBorders>
              <w:top w:val="single" w:sz="24" w:space="0" w:color="auto"/>
            </w:tcBorders>
            <w:vAlign w:val="center"/>
          </w:tcPr>
          <w:p w14:paraId="77F8C66B" w14:textId="7D4BBDBE" w:rsidR="00167456" w:rsidRPr="00A65F7C" w:rsidRDefault="00A02B77" w:rsidP="00B97872">
            <w:pPr>
              <w:jc w:val="center"/>
              <w:rPr>
                <w:rFonts w:eastAsia="Times New Roman"/>
                <w:sz w:val="22"/>
                <w:szCs w:val="22"/>
              </w:rPr>
            </w:pPr>
            <w:r>
              <w:rPr>
                <w:rFonts w:eastAsia="Times New Roman"/>
                <w:sz w:val="22"/>
                <w:szCs w:val="22"/>
              </w:rPr>
              <w:t>83</w:t>
            </w:r>
          </w:p>
        </w:tc>
        <w:tc>
          <w:tcPr>
            <w:tcW w:w="917" w:type="dxa"/>
            <w:tcBorders>
              <w:top w:val="single" w:sz="24" w:space="0" w:color="auto"/>
              <w:right w:val="single" w:sz="24" w:space="0" w:color="auto"/>
            </w:tcBorders>
            <w:vAlign w:val="center"/>
          </w:tcPr>
          <w:p w14:paraId="1DE0E7F1" w14:textId="416A6E5D" w:rsidR="00167456" w:rsidRPr="00A65F7C" w:rsidRDefault="00A02B77" w:rsidP="00B97872">
            <w:pPr>
              <w:jc w:val="center"/>
              <w:rPr>
                <w:rFonts w:eastAsia="Times New Roman"/>
                <w:sz w:val="22"/>
                <w:szCs w:val="22"/>
              </w:rPr>
            </w:pPr>
            <w:r>
              <w:rPr>
                <w:rFonts w:eastAsia="Times New Roman"/>
                <w:sz w:val="22"/>
                <w:szCs w:val="22"/>
              </w:rPr>
              <w:t>83</w:t>
            </w:r>
          </w:p>
        </w:tc>
        <w:tc>
          <w:tcPr>
            <w:tcW w:w="1097" w:type="dxa"/>
            <w:tcBorders>
              <w:top w:val="single" w:sz="24" w:space="0" w:color="auto"/>
              <w:left w:val="single" w:sz="24" w:space="0" w:color="auto"/>
            </w:tcBorders>
            <w:vAlign w:val="center"/>
          </w:tcPr>
          <w:p w14:paraId="582EBFC6" w14:textId="32FC3FEF" w:rsidR="00167456" w:rsidRPr="00A65F7C" w:rsidRDefault="00A02B77" w:rsidP="00B97872">
            <w:pPr>
              <w:jc w:val="center"/>
              <w:rPr>
                <w:rFonts w:eastAsia="Times New Roman"/>
                <w:sz w:val="22"/>
                <w:szCs w:val="22"/>
              </w:rPr>
            </w:pPr>
            <w:r>
              <w:rPr>
                <w:rFonts w:eastAsia="Times New Roman"/>
                <w:sz w:val="22"/>
                <w:szCs w:val="22"/>
              </w:rPr>
              <w:t>76.8</w:t>
            </w:r>
          </w:p>
        </w:tc>
        <w:tc>
          <w:tcPr>
            <w:tcW w:w="1126" w:type="dxa"/>
            <w:tcBorders>
              <w:top w:val="single" w:sz="24" w:space="0" w:color="auto"/>
              <w:right w:val="single" w:sz="24" w:space="0" w:color="auto"/>
            </w:tcBorders>
            <w:vAlign w:val="center"/>
          </w:tcPr>
          <w:p w14:paraId="147FE3C0" w14:textId="24919EE2" w:rsidR="00167456" w:rsidRPr="00A65F7C" w:rsidRDefault="00A02B77" w:rsidP="00B97872">
            <w:pPr>
              <w:jc w:val="center"/>
              <w:rPr>
                <w:rFonts w:eastAsia="Times New Roman"/>
                <w:sz w:val="22"/>
                <w:szCs w:val="22"/>
              </w:rPr>
            </w:pPr>
            <w:r>
              <w:rPr>
                <w:rFonts w:eastAsia="Times New Roman"/>
                <w:sz w:val="22"/>
                <w:szCs w:val="22"/>
              </w:rPr>
              <w:t>3.03</w:t>
            </w:r>
          </w:p>
        </w:tc>
      </w:tr>
      <w:tr w:rsidR="00167456" w14:paraId="7EAEBE90" w14:textId="77777777" w:rsidTr="00B97872">
        <w:trPr>
          <w:jc w:val="center"/>
        </w:trPr>
        <w:tc>
          <w:tcPr>
            <w:tcW w:w="1410" w:type="dxa"/>
            <w:vMerge/>
            <w:tcBorders>
              <w:left w:val="single" w:sz="24" w:space="0" w:color="auto"/>
              <w:right w:val="single" w:sz="24" w:space="0" w:color="auto"/>
            </w:tcBorders>
            <w:vAlign w:val="center"/>
          </w:tcPr>
          <w:p w14:paraId="04A909E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ECB1DC"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0A703CD0" w14:textId="37104864" w:rsidR="00167456" w:rsidRPr="00A65F7C" w:rsidRDefault="00A02B77" w:rsidP="00B97872">
            <w:pPr>
              <w:jc w:val="center"/>
              <w:rPr>
                <w:rFonts w:eastAsia="Times New Roman"/>
                <w:sz w:val="22"/>
                <w:szCs w:val="22"/>
              </w:rPr>
            </w:pPr>
            <w:r>
              <w:rPr>
                <w:rFonts w:eastAsia="Times New Roman"/>
                <w:sz w:val="22"/>
                <w:szCs w:val="22"/>
              </w:rPr>
              <w:t>99</w:t>
            </w:r>
          </w:p>
        </w:tc>
        <w:tc>
          <w:tcPr>
            <w:tcW w:w="920" w:type="dxa"/>
            <w:vAlign w:val="center"/>
          </w:tcPr>
          <w:p w14:paraId="0ED99CA8" w14:textId="059AE145" w:rsidR="00167456" w:rsidRPr="00A65F7C" w:rsidRDefault="00A02B77" w:rsidP="00B97872">
            <w:pPr>
              <w:jc w:val="center"/>
              <w:rPr>
                <w:rFonts w:eastAsia="Times New Roman"/>
                <w:sz w:val="22"/>
                <w:szCs w:val="22"/>
              </w:rPr>
            </w:pPr>
            <w:r>
              <w:rPr>
                <w:rFonts w:eastAsia="Times New Roman"/>
                <w:sz w:val="22"/>
                <w:szCs w:val="22"/>
              </w:rPr>
              <w:t>104</w:t>
            </w:r>
          </w:p>
        </w:tc>
        <w:tc>
          <w:tcPr>
            <w:tcW w:w="990" w:type="dxa"/>
            <w:vAlign w:val="center"/>
          </w:tcPr>
          <w:p w14:paraId="4D5B8922" w14:textId="2619C351" w:rsidR="00167456" w:rsidRPr="00A65F7C" w:rsidRDefault="00A02B77" w:rsidP="00B97872">
            <w:pPr>
              <w:jc w:val="center"/>
              <w:rPr>
                <w:rFonts w:eastAsia="Times New Roman"/>
                <w:sz w:val="22"/>
                <w:szCs w:val="22"/>
              </w:rPr>
            </w:pPr>
            <w:r>
              <w:rPr>
                <w:rFonts w:eastAsia="Times New Roman"/>
                <w:sz w:val="22"/>
                <w:szCs w:val="22"/>
              </w:rPr>
              <w:t>109</w:t>
            </w:r>
          </w:p>
        </w:tc>
        <w:tc>
          <w:tcPr>
            <w:tcW w:w="900" w:type="dxa"/>
            <w:vAlign w:val="center"/>
          </w:tcPr>
          <w:p w14:paraId="4BA8CEB8" w14:textId="763DFE40" w:rsidR="00167456" w:rsidRPr="00A65F7C" w:rsidRDefault="00A02B77" w:rsidP="00B97872">
            <w:pPr>
              <w:jc w:val="center"/>
              <w:rPr>
                <w:rFonts w:eastAsia="Times New Roman"/>
                <w:sz w:val="22"/>
                <w:szCs w:val="22"/>
              </w:rPr>
            </w:pPr>
            <w:r>
              <w:rPr>
                <w:rFonts w:eastAsia="Times New Roman"/>
                <w:sz w:val="22"/>
                <w:szCs w:val="22"/>
              </w:rPr>
              <w:t>105</w:t>
            </w:r>
          </w:p>
        </w:tc>
        <w:tc>
          <w:tcPr>
            <w:tcW w:w="917" w:type="dxa"/>
            <w:tcBorders>
              <w:right w:val="single" w:sz="24" w:space="0" w:color="auto"/>
            </w:tcBorders>
            <w:vAlign w:val="center"/>
          </w:tcPr>
          <w:p w14:paraId="260F3BDE" w14:textId="00665447" w:rsidR="00167456" w:rsidRPr="00A65F7C" w:rsidRDefault="00A02B77" w:rsidP="00B97872">
            <w:pPr>
              <w:jc w:val="center"/>
              <w:rPr>
                <w:rFonts w:eastAsia="Times New Roman"/>
                <w:sz w:val="22"/>
                <w:szCs w:val="22"/>
              </w:rPr>
            </w:pPr>
            <w:r>
              <w:rPr>
                <w:rFonts w:eastAsia="Times New Roman"/>
                <w:sz w:val="22"/>
                <w:szCs w:val="22"/>
              </w:rPr>
              <w:t>92</w:t>
            </w:r>
          </w:p>
        </w:tc>
        <w:tc>
          <w:tcPr>
            <w:tcW w:w="1097" w:type="dxa"/>
            <w:tcBorders>
              <w:left w:val="single" w:sz="24" w:space="0" w:color="auto"/>
            </w:tcBorders>
            <w:vAlign w:val="center"/>
          </w:tcPr>
          <w:p w14:paraId="31787104" w14:textId="4CC0125A" w:rsidR="00167456" w:rsidRPr="00A65F7C" w:rsidRDefault="00A02B77" w:rsidP="00B97872">
            <w:pPr>
              <w:jc w:val="center"/>
              <w:rPr>
                <w:rFonts w:eastAsia="Times New Roman"/>
                <w:sz w:val="22"/>
                <w:szCs w:val="22"/>
              </w:rPr>
            </w:pPr>
            <w:r>
              <w:rPr>
                <w:rFonts w:eastAsia="Times New Roman"/>
                <w:sz w:val="22"/>
                <w:szCs w:val="22"/>
              </w:rPr>
              <w:t>101.8</w:t>
            </w:r>
          </w:p>
        </w:tc>
        <w:tc>
          <w:tcPr>
            <w:tcW w:w="1126" w:type="dxa"/>
            <w:tcBorders>
              <w:right w:val="single" w:sz="24" w:space="0" w:color="auto"/>
            </w:tcBorders>
            <w:vAlign w:val="center"/>
          </w:tcPr>
          <w:p w14:paraId="74947739" w14:textId="036C29D6" w:rsidR="00167456" w:rsidRPr="00A65F7C" w:rsidRDefault="00A02B77" w:rsidP="00B97872">
            <w:pPr>
              <w:jc w:val="center"/>
              <w:rPr>
                <w:rFonts w:eastAsia="Times New Roman"/>
                <w:sz w:val="22"/>
                <w:szCs w:val="22"/>
              </w:rPr>
            </w:pPr>
            <w:r>
              <w:rPr>
                <w:rFonts w:eastAsia="Times New Roman"/>
                <w:sz w:val="22"/>
                <w:szCs w:val="22"/>
              </w:rPr>
              <w:t>2.61</w:t>
            </w:r>
          </w:p>
        </w:tc>
      </w:tr>
      <w:tr w:rsidR="00167456" w14:paraId="07639248" w14:textId="77777777" w:rsidTr="00B97872">
        <w:trPr>
          <w:jc w:val="center"/>
        </w:trPr>
        <w:tc>
          <w:tcPr>
            <w:tcW w:w="1410" w:type="dxa"/>
            <w:vMerge/>
            <w:tcBorders>
              <w:left w:val="single" w:sz="24" w:space="0" w:color="auto"/>
              <w:right w:val="single" w:sz="24" w:space="0" w:color="auto"/>
            </w:tcBorders>
            <w:vAlign w:val="center"/>
          </w:tcPr>
          <w:p w14:paraId="10D19A1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4104C7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052B70B" w14:textId="701E223B" w:rsidR="00167456" w:rsidRPr="00A65F7C" w:rsidRDefault="00A02B77" w:rsidP="00B97872">
            <w:pPr>
              <w:jc w:val="center"/>
              <w:rPr>
                <w:rFonts w:eastAsia="Times New Roman"/>
                <w:sz w:val="22"/>
                <w:szCs w:val="22"/>
              </w:rPr>
            </w:pPr>
            <w:r>
              <w:rPr>
                <w:rFonts w:eastAsia="Times New Roman"/>
                <w:sz w:val="22"/>
                <w:szCs w:val="22"/>
              </w:rPr>
              <w:t>126</w:t>
            </w:r>
          </w:p>
        </w:tc>
        <w:tc>
          <w:tcPr>
            <w:tcW w:w="920" w:type="dxa"/>
            <w:vAlign w:val="center"/>
          </w:tcPr>
          <w:p w14:paraId="5044E8DA" w14:textId="462C9AFD" w:rsidR="00167456" w:rsidRPr="00A65F7C" w:rsidRDefault="00A02B77" w:rsidP="00B97872">
            <w:pPr>
              <w:jc w:val="center"/>
              <w:rPr>
                <w:rFonts w:eastAsia="Times New Roman"/>
                <w:sz w:val="22"/>
                <w:szCs w:val="22"/>
              </w:rPr>
            </w:pPr>
            <w:r>
              <w:rPr>
                <w:rFonts w:eastAsia="Times New Roman"/>
                <w:sz w:val="22"/>
                <w:szCs w:val="22"/>
              </w:rPr>
              <w:t>109</w:t>
            </w:r>
          </w:p>
        </w:tc>
        <w:tc>
          <w:tcPr>
            <w:tcW w:w="990" w:type="dxa"/>
            <w:vAlign w:val="center"/>
          </w:tcPr>
          <w:p w14:paraId="7EA5D473" w14:textId="5E5559D1" w:rsidR="00167456" w:rsidRPr="00A65F7C" w:rsidRDefault="00A02B77" w:rsidP="00B97872">
            <w:pPr>
              <w:jc w:val="center"/>
              <w:rPr>
                <w:rFonts w:eastAsia="Times New Roman"/>
                <w:sz w:val="22"/>
                <w:szCs w:val="22"/>
              </w:rPr>
            </w:pPr>
            <w:r>
              <w:rPr>
                <w:rFonts w:eastAsia="Times New Roman"/>
                <w:sz w:val="22"/>
                <w:szCs w:val="22"/>
              </w:rPr>
              <w:t>141</w:t>
            </w:r>
          </w:p>
        </w:tc>
        <w:tc>
          <w:tcPr>
            <w:tcW w:w="900" w:type="dxa"/>
            <w:vAlign w:val="center"/>
          </w:tcPr>
          <w:p w14:paraId="3AD43724" w14:textId="08B6A3FE" w:rsidR="00167456" w:rsidRPr="00A65F7C" w:rsidRDefault="00A02B77" w:rsidP="00B97872">
            <w:pPr>
              <w:jc w:val="center"/>
              <w:rPr>
                <w:rFonts w:eastAsia="Times New Roman"/>
                <w:sz w:val="22"/>
                <w:szCs w:val="22"/>
              </w:rPr>
            </w:pPr>
            <w:r>
              <w:rPr>
                <w:rFonts w:eastAsia="Times New Roman"/>
                <w:sz w:val="22"/>
                <w:szCs w:val="22"/>
              </w:rPr>
              <w:t>122</w:t>
            </w:r>
          </w:p>
        </w:tc>
        <w:tc>
          <w:tcPr>
            <w:tcW w:w="917" w:type="dxa"/>
            <w:tcBorders>
              <w:right w:val="single" w:sz="24" w:space="0" w:color="auto"/>
            </w:tcBorders>
            <w:vAlign w:val="center"/>
          </w:tcPr>
          <w:p w14:paraId="7A542130" w14:textId="6281D7E8" w:rsidR="00167456" w:rsidRPr="00A65F7C" w:rsidRDefault="00A02B77" w:rsidP="00B97872">
            <w:pPr>
              <w:jc w:val="center"/>
              <w:rPr>
                <w:rFonts w:eastAsia="Times New Roman"/>
                <w:sz w:val="22"/>
                <w:szCs w:val="22"/>
              </w:rPr>
            </w:pPr>
            <w:r>
              <w:rPr>
                <w:rFonts w:eastAsia="Times New Roman"/>
                <w:sz w:val="22"/>
                <w:szCs w:val="22"/>
              </w:rPr>
              <w:t>129</w:t>
            </w:r>
          </w:p>
        </w:tc>
        <w:tc>
          <w:tcPr>
            <w:tcW w:w="1097" w:type="dxa"/>
            <w:tcBorders>
              <w:left w:val="single" w:sz="24" w:space="0" w:color="auto"/>
            </w:tcBorders>
            <w:vAlign w:val="center"/>
          </w:tcPr>
          <w:p w14:paraId="088A28B9" w14:textId="5FE89EC7" w:rsidR="00167456" w:rsidRPr="00A65F7C" w:rsidRDefault="00A02B77" w:rsidP="00B97872">
            <w:pPr>
              <w:jc w:val="center"/>
              <w:rPr>
                <w:rFonts w:eastAsia="Times New Roman"/>
                <w:sz w:val="22"/>
                <w:szCs w:val="22"/>
              </w:rPr>
            </w:pPr>
            <w:r>
              <w:rPr>
                <w:rFonts w:eastAsia="Times New Roman"/>
                <w:sz w:val="22"/>
                <w:szCs w:val="22"/>
              </w:rPr>
              <w:t>125.4</w:t>
            </w:r>
          </w:p>
        </w:tc>
        <w:tc>
          <w:tcPr>
            <w:tcW w:w="1126" w:type="dxa"/>
            <w:tcBorders>
              <w:right w:val="single" w:sz="24" w:space="0" w:color="auto"/>
            </w:tcBorders>
            <w:vAlign w:val="center"/>
          </w:tcPr>
          <w:p w14:paraId="37490578" w14:textId="2980C29D" w:rsidR="00167456" w:rsidRPr="00A65F7C" w:rsidRDefault="00A02B77" w:rsidP="00B97872">
            <w:pPr>
              <w:jc w:val="center"/>
              <w:rPr>
                <w:rFonts w:eastAsia="Times New Roman"/>
                <w:sz w:val="22"/>
                <w:szCs w:val="22"/>
              </w:rPr>
            </w:pPr>
            <w:r>
              <w:rPr>
                <w:rFonts w:eastAsia="Times New Roman"/>
                <w:sz w:val="22"/>
                <w:szCs w:val="22"/>
              </w:rPr>
              <w:t>4.64</w:t>
            </w:r>
          </w:p>
        </w:tc>
      </w:tr>
      <w:tr w:rsidR="00167456" w14:paraId="63B7CE9A" w14:textId="77777777" w:rsidTr="00B97872">
        <w:trPr>
          <w:jc w:val="center"/>
        </w:trPr>
        <w:tc>
          <w:tcPr>
            <w:tcW w:w="1410" w:type="dxa"/>
            <w:vMerge/>
            <w:tcBorders>
              <w:left w:val="single" w:sz="24" w:space="0" w:color="auto"/>
              <w:right w:val="single" w:sz="24" w:space="0" w:color="auto"/>
            </w:tcBorders>
            <w:vAlign w:val="center"/>
          </w:tcPr>
          <w:p w14:paraId="11EF84C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CC5E870"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F72ED39" w14:textId="67827CB8" w:rsidR="00167456" w:rsidRPr="00A65F7C" w:rsidRDefault="00A02B77" w:rsidP="00B97872">
            <w:pPr>
              <w:jc w:val="center"/>
              <w:rPr>
                <w:rFonts w:eastAsia="Times New Roman"/>
                <w:sz w:val="22"/>
                <w:szCs w:val="22"/>
              </w:rPr>
            </w:pPr>
            <w:r>
              <w:rPr>
                <w:rFonts w:eastAsia="Times New Roman"/>
                <w:sz w:val="22"/>
                <w:szCs w:val="22"/>
              </w:rPr>
              <w:t>147</w:t>
            </w:r>
          </w:p>
        </w:tc>
        <w:tc>
          <w:tcPr>
            <w:tcW w:w="920" w:type="dxa"/>
            <w:vAlign w:val="center"/>
          </w:tcPr>
          <w:p w14:paraId="37038A0F" w14:textId="2D543F6D" w:rsidR="00167456" w:rsidRPr="00A65F7C" w:rsidRDefault="00A02B77" w:rsidP="00B97872">
            <w:pPr>
              <w:jc w:val="center"/>
              <w:rPr>
                <w:rFonts w:eastAsia="Times New Roman"/>
                <w:sz w:val="22"/>
                <w:szCs w:val="22"/>
              </w:rPr>
            </w:pPr>
            <w:r>
              <w:rPr>
                <w:rFonts w:eastAsia="Times New Roman"/>
                <w:sz w:val="22"/>
                <w:szCs w:val="22"/>
              </w:rPr>
              <w:t>135</w:t>
            </w:r>
          </w:p>
        </w:tc>
        <w:tc>
          <w:tcPr>
            <w:tcW w:w="990" w:type="dxa"/>
            <w:vAlign w:val="center"/>
          </w:tcPr>
          <w:p w14:paraId="1DD43FF0" w14:textId="0B6382CB" w:rsidR="00167456" w:rsidRPr="00A65F7C" w:rsidRDefault="00A02B77" w:rsidP="00B97872">
            <w:pPr>
              <w:jc w:val="center"/>
              <w:rPr>
                <w:rFonts w:eastAsia="Times New Roman"/>
                <w:sz w:val="22"/>
                <w:szCs w:val="22"/>
              </w:rPr>
            </w:pPr>
            <w:r>
              <w:rPr>
                <w:rFonts w:eastAsia="Times New Roman"/>
                <w:sz w:val="22"/>
                <w:szCs w:val="22"/>
              </w:rPr>
              <w:t>143</w:t>
            </w:r>
          </w:p>
        </w:tc>
        <w:tc>
          <w:tcPr>
            <w:tcW w:w="900" w:type="dxa"/>
            <w:vAlign w:val="center"/>
          </w:tcPr>
          <w:p w14:paraId="72A58F89" w14:textId="61BDF2E1" w:rsidR="00167456" w:rsidRPr="00A65F7C" w:rsidRDefault="00A02B77" w:rsidP="00B97872">
            <w:pPr>
              <w:jc w:val="center"/>
              <w:rPr>
                <w:rFonts w:eastAsia="Times New Roman"/>
                <w:sz w:val="22"/>
                <w:szCs w:val="22"/>
              </w:rPr>
            </w:pPr>
            <w:r>
              <w:rPr>
                <w:rFonts w:eastAsia="Times New Roman"/>
                <w:sz w:val="22"/>
                <w:szCs w:val="22"/>
              </w:rPr>
              <w:t>139</w:t>
            </w:r>
          </w:p>
        </w:tc>
        <w:tc>
          <w:tcPr>
            <w:tcW w:w="917" w:type="dxa"/>
            <w:tcBorders>
              <w:right w:val="single" w:sz="24" w:space="0" w:color="auto"/>
            </w:tcBorders>
            <w:vAlign w:val="center"/>
          </w:tcPr>
          <w:p w14:paraId="54806132" w14:textId="2A44D751" w:rsidR="00167456" w:rsidRPr="00A65F7C" w:rsidRDefault="00A02B77"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5C1DA0B1" w14:textId="515EFF07" w:rsidR="00167456" w:rsidRPr="00A65F7C" w:rsidRDefault="00A02B77" w:rsidP="00B97872">
            <w:pPr>
              <w:jc w:val="center"/>
              <w:rPr>
                <w:rFonts w:eastAsia="Times New Roman"/>
                <w:sz w:val="22"/>
                <w:szCs w:val="22"/>
              </w:rPr>
            </w:pPr>
            <w:r>
              <w:rPr>
                <w:rFonts w:eastAsia="Times New Roman"/>
                <w:sz w:val="22"/>
                <w:szCs w:val="22"/>
              </w:rPr>
              <w:t>143</w:t>
            </w:r>
          </w:p>
        </w:tc>
        <w:tc>
          <w:tcPr>
            <w:tcW w:w="1126" w:type="dxa"/>
            <w:tcBorders>
              <w:right w:val="single" w:sz="24" w:space="0" w:color="auto"/>
            </w:tcBorders>
            <w:vAlign w:val="center"/>
          </w:tcPr>
          <w:p w14:paraId="77AA84DB" w14:textId="39B88225" w:rsidR="00167456" w:rsidRPr="00A65F7C" w:rsidRDefault="00A02B77" w:rsidP="00B97872">
            <w:pPr>
              <w:jc w:val="center"/>
              <w:rPr>
                <w:rFonts w:eastAsia="Times New Roman"/>
                <w:sz w:val="22"/>
                <w:szCs w:val="22"/>
              </w:rPr>
            </w:pPr>
            <w:r>
              <w:rPr>
                <w:rFonts w:eastAsia="Times New Roman"/>
                <w:sz w:val="22"/>
                <w:szCs w:val="22"/>
              </w:rPr>
              <w:t>2.53</w:t>
            </w:r>
          </w:p>
        </w:tc>
      </w:tr>
      <w:tr w:rsidR="00167456" w14:paraId="07727EA7" w14:textId="77777777" w:rsidTr="00B97872">
        <w:trPr>
          <w:jc w:val="center"/>
        </w:trPr>
        <w:tc>
          <w:tcPr>
            <w:tcW w:w="1410" w:type="dxa"/>
            <w:vMerge/>
            <w:tcBorders>
              <w:left w:val="single" w:sz="24" w:space="0" w:color="auto"/>
              <w:right w:val="single" w:sz="24" w:space="0" w:color="auto"/>
            </w:tcBorders>
            <w:vAlign w:val="center"/>
          </w:tcPr>
          <w:p w14:paraId="1D7DCC5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1478F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7270D239" w14:textId="2C54564E" w:rsidR="00167456" w:rsidRPr="00A65F7C" w:rsidRDefault="00A02B77" w:rsidP="00B97872">
            <w:pPr>
              <w:jc w:val="center"/>
              <w:rPr>
                <w:rFonts w:eastAsia="Times New Roman"/>
                <w:sz w:val="22"/>
                <w:szCs w:val="22"/>
              </w:rPr>
            </w:pPr>
            <w:r>
              <w:rPr>
                <w:rFonts w:eastAsia="Times New Roman"/>
                <w:sz w:val="22"/>
                <w:szCs w:val="22"/>
              </w:rPr>
              <w:t>171</w:t>
            </w:r>
          </w:p>
        </w:tc>
        <w:tc>
          <w:tcPr>
            <w:tcW w:w="920" w:type="dxa"/>
            <w:vAlign w:val="center"/>
          </w:tcPr>
          <w:p w14:paraId="6D3DCDB7" w14:textId="1412076D" w:rsidR="00167456" w:rsidRPr="00A65F7C" w:rsidRDefault="00A02B77" w:rsidP="00B97872">
            <w:pPr>
              <w:jc w:val="center"/>
              <w:rPr>
                <w:rFonts w:eastAsia="Times New Roman"/>
                <w:sz w:val="22"/>
                <w:szCs w:val="22"/>
              </w:rPr>
            </w:pPr>
            <w:r>
              <w:rPr>
                <w:rFonts w:eastAsia="Times New Roman"/>
                <w:sz w:val="22"/>
                <w:szCs w:val="22"/>
              </w:rPr>
              <w:t>157</w:t>
            </w:r>
          </w:p>
        </w:tc>
        <w:tc>
          <w:tcPr>
            <w:tcW w:w="990" w:type="dxa"/>
            <w:vAlign w:val="center"/>
          </w:tcPr>
          <w:p w14:paraId="7709CCCE" w14:textId="488BB586" w:rsidR="00167456" w:rsidRPr="00A65F7C" w:rsidRDefault="00A02B77" w:rsidP="00B97872">
            <w:pPr>
              <w:jc w:val="center"/>
              <w:rPr>
                <w:rFonts w:eastAsia="Times New Roman"/>
                <w:sz w:val="22"/>
                <w:szCs w:val="22"/>
              </w:rPr>
            </w:pPr>
            <w:r>
              <w:rPr>
                <w:rFonts w:eastAsia="Times New Roman"/>
                <w:sz w:val="22"/>
                <w:szCs w:val="22"/>
              </w:rPr>
              <w:t>166</w:t>
            </w:r>
          </w:p>
        </w:tc>
        <w:tc>
          <w:tcPr>
            <w:tcW w:w="900" w:type="dxa"/>
            <w:vAlign w:val="center"/>
          </w:tcPr>
          <w:p w14:paraId="4E02E742" w14:textId="1C65D8F4" w:rsidR="00167456" w:rsidRPr="00A65F7C" w:rsidRDefault="00A02B77" w:rsidP="00B97872">
            <w:pPr>
              <w:jc w:val="center"/>
              <w:rPr>
                <w:rFonts w:eastAsia="Times New Roman"/>
                <w:sz w:val="22"/>
                <w:szCs w:val="22"/>
              </w:rPr>
            </w:pPr>
            <w:r>
              <w:rPr>
                <w:rFonts w:eastAsia="Times New Roman"/>
                <w:sz w:val="22"/>
                <w:szCs w:val="22"/>
              </w:rPr>
              <w:t>164</w:t>
            </w:r>
          </w:p>
        </w:tc>
        <w:tc>
          <w:tcPr>
            <w:tcW w:w="917" w:type="dxa"/>
            <w:tcBorders>
              <w:right w:val="single" w:sz="24" w:space="0" w:color="auto"/>
            </w:tcBorders>
            <w:vAlign w:val="center"/>
          </w:tcPr>
          <w:p w14:paraId="606EA285" w14:textId="2A0119E1" w:rsidR="00167456" w:rsidRPr="00A65F7C" w:rsidRDefault="00A02B77" w:rsidP="00B97872">
            <w:pPr>
              <w:jc w:val="center"/>
              <w:rPr>
                <w:rFonts w:eastAsia="Times New Roman"/>
                <w:sz w:val="22"/>
                <w:szCs w:val="22"/>
              </w:rPr>
            </w:pPr>
            <w:r>
              <w:rPr>
                <w:rFonts w:eastAsia="Times New Roman"/>
                <w:sz w:val="22"/>
                <w:szCs w:val="22"/>
              </w:rPr>
              <w:t>176</w:t>
            </w:r>
          </w:p>
        </w:tc>
        <w:tc>
          <w:tcPr>
            <w:tcW w:w="1097" w:type="dxa"/>
            <w:tcBorders>
              <w:left w:val="single" w:sz="24" w:space="0" w:color="auto"/>
            </w:tcBorders>
            <w:vAlign w:val="center"/>
          </w:tcPr>
          <w:p w14:paraId="0F5DB677" w14:textId="717E6B0A" w:rsidR="00167456" w:rsidRPr="00A65F7C" w:rsidRDefault="00A02B77" w:rsidP="00B97872">
            <w:pPr>
              <w:jc w:val="center"/>
              <w:rPr>
                <w:rFonts w:eastAsia="Times New Roman"/>
                <w:sz w:val="22"/>
                <w:szCs w:val="22"/>
              </w:rPr>
            </w:pPr>
            <w:r>
              <w:rPr>
                <w:rFonts w:eastAsia="Times New Roman"/>
                <w:sz w:val="22"/>
                <w:szCs w:val="22"/>
              </w:rPr>
              <w:t>166.8</w:t>
            </w:r>
          </w:p>
        </w:tc>
        <w:tc>
          <w:tcPr>
            <w:tcW w:w="1126" w:type="dxa"/>
            <w:tcBorders>
              <w:right w:val="single" w:sz="24" w:space="0" w:color="auto"/>
            </w:tcBorders>
            <w:vAlign w:val="center"/>
          </w:tcPr>
          <w:p w14:paraId="192DA729" w14:textId="35FA51F5" w:rsidR="00167456" w:rsidRPr="00A65F7C" w:rsidRDefault="00A02B77" w:rsidP="00B97872">
            <w:pPr>
              <w:jc w:val="center"/>
              <w:rPr>
                <w:rFonts w:eastAsia="Times New Roman"/>
                <w:sz w:val="22"/>
                <w:szCs w:val="22"/>
              </w:rPr>
            </w:pPr>
            <w:r>
              <w:rPr>
                <w:rFonts w:eastAsia="Times New Roman"/>
                <w:sz w:val="22"/>
                <w:szCs w:val="22"/>
              </w:rPr>
              <w:t>2.88</w:t>
            </w:r>
          </w:p>
        </w:tc>
      </w:tr>
      <w:tr w:rsidR="00167456" w14:paraId="5F7482D8" w14:textId="77777777" w:rsidTr="00B97872">
        <w:trPr>
          <w:jc w:val="center"/>
        </w:trPr>
        <w:tc>
          <w:tcPr>
            <w:tcW w:w="1410" w:type="dxa"/>
            <w:vMerge/>
            <w:tcBorders>
              <w:left w:val="single" w:sz="24" w:space="0" w:color="auto"/>
              <w:right w:val="single" w:sz="24" w:space="0" w:color="auto"/>
            </w:tcBorders>
            <w:vAlign w:val="center"/>
          </w:tcPr>
          <w:p w14:paraId="4E718D5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547C659"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5D9147AE" w14:textId="3A7FCACD" w:rsidR="00167456" w:rsidRPr="00A65F7C" w:rsidRDefault="00A02B77" w:rsidP="00B97872">
            <w:pPr>
              <w:jc w:val="center"/>
              <w:rPr>
                <w:rFonts w:eastAsia="Times New Roman"/>
                <w:sz w:val="22"/>
                <w:szCs w:val="22"/>
              </w:rPr>
            </w:pPr>
            <w:r>
              <w:rPr>
                <w:rFonts w:eastAsia="Times New Roman"/>
                <w:sz w:val="22"/>
                <w:szCs w:val="22"/>
              </w:rPr>
              <w:t>261</w:t>
            </w:r>
          </w:p>
        </w:tc>
        <w:tc>
          <w:tcPr>
            <w:tcW w:w="920" w:type="dxa"/>
            <w:vAlign w:val="center"/>
          </w:tcPr>
          <w:p w14:paraId="2977C816" w14:textId="363E236E" w:rsidR="00167456" w:rsidRPr="00A65F7C" w:rsidRDefault="00A02B77" w:rsidP="00B97872">
            <w:pPr>
              <w:jc w:val="center"/>
              <w:rPr>
                <w:rFonts w:eastAsia="Times New Roman"/>
                <w:sz w:val="22"/>
                <w:szCs w:val="22"/>
              </w:rPr>
            </w:pPr>
            <w:r>
              <w:rPr>
                <w:rFonts w:eastAsia="Times New Roman"/>
                <w:sz w:val="22"/>
                <w:szCs w:val="22"/>
              </w:rPr>
              <w:t>215</w:t>
            </w:r>
          </w:p>
        </w:tc>
        <w:tc>
          <w:tcPr>
            <w:tcW w:w="990" w:type="dxa"/>
            <w:vAlign w:val="center"/>
          </w:tcPr>
          <w:p w14:paraId="7343C0B7" w14:textId="32BFAE05" w:rsidR="00167456" w:rsidRPr="00A65F7C" w:rsidRDefault="00A02B77" w:rsidP="00B97872">
            <w:pPr>
              <w:jc w:val="center"/>
              <w:rPr>
                <w:rFonts w:eastAsia="Times New Roman"/>
                <w:sz w:val="22"/>
                <w:szCs w:val="22"/>
              </w:rPr>
            </w:pPr>
            <w:r>
              <w:rPr>
                <w:rFonts w:eastAsia="Times New Roman"/>
                <w:sz w:val="22"/>
                <w:szCs w:val="22"/>
              </w:rPr>
              <w:t>211</w:t>
            </w:r>
          </w:p>
        </w:tc>
        <w:tc>
          <w:tcPr>
            <w:tcW w:w="900" w:type="dxa"/>
            <w:vAlign w:val="center"/>
          </w:tcPr>
          <w:p w14:paraId="09452CB0" w14:textId="0A40CACE" w:rsidR="00167456" w:rsidRPr="00A65F7C" w:rsidRDefault="00A02B77" w:rsidP="00B97872">
            <w:pPr>
              <w:jc w:val="center"/>
              <w:rPr>
                <w:rFonts w:eastAsia="Times New Roman"/>
                <w:sz w:val="22"/>
                <w:szCs w:val="22"/>
              </w:rPr>
            </w:pPr>
            <w:r>
              <w:rPr>
                <w:rFonts w:eastAsia="Times New Roman"/>
                <w:sz w:val="22"/>
                <w:szCs w:val="22"/>
              </w:rPr>
              <w:t>222</w:t>
            </w:r>
          </w:p>
        </w:tc>
        <w:tc>
          <w:tcPr>
            <w:tcW w:w="917" w:type="dxa"/>
            <w:tcBorders>
              <w:right w:val="single" w:sz="24" w:space="0" w:color="auto"/>
            </w:tcBorders>
            <w:vAlign w:val="center"/>
          </w:tcPr>
          <w:p w14:paraId="3DD00752" w14:textId="78DD71FF" w:rsidR="00167456" w:rsidRPr="00A65F7C" w:rsidRDefault="00A02B77" w:rsidP="00B97872">
            <w:pPr>
              <w:jc w:val="center"/>
              <w:rPr>
                <w:rFonts w:eastAsia="Times New Roman"/>
                <w:sz w:val="22"/>
                <w:szCs w:val="22"/>
              </w:rPr>
            </w:pPr>
            <w:r>
              <w:rPr>
                <w:rFonts w:eastAsia="Times New Roman"/>
                <w:sz w:val="22"/>
                <w:szCs w:val="22"/>
              </w:rPr>
              <w:t>195</w:t>
            </w:r>
          </w:p>
        </w:tc>
        <w:tc>
          <w:tcPr>
            <w:tcW w:w="1097" w:type="dxa"/>
            <w:tcBorders>
              <w:left w:val="single" w:sz="24" w:space="0" w:color="auto"/>
            </w:tcBorders>
            <w:vAlign w:val="center"/>
          </w:tcPr>
          <w:p w14:paraId="70B5B525" w14:textId="19DD4403" w:rsidR="00167456" w:rsidRPr="00A65F7C" w:rsidRDefault="00A02B77" w:rsidP="00B97872">
            <w:pPr>
              <w:jc w:val="center"/>
              <w:rPr>
                <w:rFonts w:eastAsia="Times New Roman"/>
                <w:sz w:val="22"/>
                <w:szCs w:val="22"/>
              </w:rPr>
            </w:pPr>
            <w:r>
              <w:rPr>
                <w:rFonts w:eastAsia="Times New Roman"/>
                <w:sz w:val="22"/>
                <w:szCs w:val="22"/>
              </w:rPr>
              <w:t>220.8</w:t>
            </w:r>
          </w:p>
        </w:tc>
        <w:tc>
          <w:tcPr>
            <w:tcW w:w="1126" w:type="dxa"/>
            <w:tcBorders>
              <w:right w:val="single" w:sz="24" w:space="0" w:color="auto"/>
            </w:tcBorders>
            <w:vAlign w:val="center"/>
          </w:tcPr>
          <w:p w14:paraId="05F33CEA" w14:textId="6212B279" w:rsidR="00167456" w:rsidRPr="00A65F7C" w:rsidRDefault="00A02B77" w:rsidP="00B97872">
            <w:pPr>
              <w:jc w:val="center"/>
              <w:rPr>
                <w:rFonts w:eastAsia="Times New Roman"/>
                <w:sz w:val="22"/>
                <w:szCs w:val="22"/>
              </w:rPr>
            </w:pPr>
            <w:r>
              <w:rPr>
                <w:rFonts w:eastAsia="Times New Roman"/>
                <w:sz w:val="22"/>
                <w:szCs w:val="22"/>
              </w:rPr>
              <w:t>9.82</w:t>
            </w:r>
          </w:p>
        </w:tc>
      </w:tr>
      <w:tr w:rsidR="00167456" w14:paraId="37B6FA94" w14:textId="77777777" w:rsidTr="00B97872">
        <w:trPr>
          <w:jc w:val="center"/>
        </w:trPr>
        <w:tc>
          <w:tcPr>
            <w:tcW w:w="1410" w:type="dxa"/>
            <w:vMerge/>
            <w:tcBorders>
              <w:left w:val="single" w:sz="24" w:space="0" w:color="auto"/>
              <w:right w:val="single" w:sz="24" w:space="0" w:color="auto"/>
            </w:tcBorders>
            <w:vAlign w:val="center"/>
          </w:tcPr>
          <w:p w14:paraId="13CC8E4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97A4222"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5247E91E" w14:textId="3A95DCDF" w:rsidR="00167456" w:rsidRPr="00A65F7C" w:rsidRDefault="00A02B77" w:rsidP="00B97872">
            <w:pPr>
              <w:jc w:val="center"/>
              <w:rPr>
                <w:rFonts w:eastAsia="Times New Roman"/>
                <w:sz w:val="22"/>
                <w:szCs w:val="22"/>
              </w:rPr>
            </w:pPr>
            <w:r>
              <w:rPr>
                <w:rFonts w:eastAsia="Times New Roman"/>
                <w:sz w:val="22"/>
                <w:szCs w:val="22"/>
              </w:rPr>
              <w:t>265</w:t>
            </w:r>
          </w:p>
        </w:tc>
        <w:tc>
          <w:tcPr>
            <w:tcW w:w="920" w:type="dxa"/>
            <w:vAlign w:val="center"/>
          </w:tcPr>
          <w:p w14:paraId="2BC70AC7" w14:textId="08E21545" w:rsidR="00167456" w:rsidRPr="00A65F7C" w:rsidRDefault="00A02B77" w:rsidP="00B97872">
            <w:pPr>
              <w:jc w:val="center"/>
              <w:rPr>
                <w:rFonts w:eastAsia="Times New Roman"/>
                <w:sz w:val="22"/>
                <w:szCs w:val="22"/>
              </w:rPr>
            </w:pPr>
            <w:r>
              <w:rPr>
                <w:rFonts w:eastAsia="Times New Roman"/>
                <w:sz w:val="22"/>
                <w:szCs w:val="22"/>
              </w:rPr>
              <w:t>222</w:t>
            </w:r>
          </w:p>
        </w:tc>
        <w:tc>
          <w:tcPr>
            <w:tcW w:w="990" w:type="dxa"/>
            <w:vAlign w:val="center"/>
          </w:tcPr>
          <w:p w14:paraId="0DF536D5" w14:textId="7E83D592" w:rsidR="00167456" w:rsidRPr="00A65F7C" w:rsidRDefault="00A02B77" w:rsidP="00B97872">
            <w:pPr>
              <w:jc w:val="center"/>
              <w:rPr>
                <w:rFonts w:eastAsia="Times New Roman"/>
                <w:sz w:val="22"/>
                <w:szCs w:val="22"/>
              </w:rPr>
            </w:pPr>
            <w:r>
              <w:rPr>
                <w:rFonts w:eastAsia="Times New Roman"/>
                <w:sz w:val="22"/>
                <w:szCs w:val="22"/>
              </w:rPr>
              <w:t>231</w:t>
            </w:r>
          </w:p>
        </w:tc>
        <w:tc>
          <w:tcPr>
            <w:tcW w:w="900" w:type="dxa"/>
            <w:vAlign w:val="center"/>
          </w:tcPr>
          <w:p w14:paraId="1345483F" w14:textId="72B10338" w:rsidR="00167456" w:rsidRPr="00A65F7C" w:rsidRDefault="00A02B77" w:rsidP="00B97872">
            <w:pPr>
              <w:jc w:val="center"/>
              <w:rPr>
                <w:rFonts w:eastAsia="Times New Roman"/>
                <w:sz w:val="22"/>
                <w:szCs w:val="22"/>
              </w:rPr>
            </w:pPr>
            <w:r>
              <w:rPr>
                <w:rFonts w:eastAsia="Times New Roman"/>
                <w:sz w:val="22"/>
                <w:szCs w:val="22"/>
              </w:rPr>
              <w:t>252</w:t>
            </w:r>
          </w:p>
        </w:tc>
        <w:tc>
          <w:tcPr>
            <w:tcW w:w="917" w:type="dxa"/>
            <w:tcBorders>
              <w:right w:val="single" w:sz="24" w:space="0" w:color="auto"/>
            </w:tcBorders>
            <w:vAlign w:val="center"/>
          </w:tcPr>
          <w:p w14:paraId="63F15B92" w14:textId="06AE5497" w:rsidR="00167456" w:rsidRPr="00A65F7C" w:rsidRDefault="00A02B77" w:rsidP="00B97872">
            <w:pPr>
              <w:jc w:val="center"/>
              <w:rPr>
                <w:rFonts w:eastAsia="Times New Roman"/>
                <w:sz w:val="22"/>
                <w:szCs w:val="22"/>
              </w:rPr>
            </w:pPr>
            <w:r>
              <w:rPr>
                <w:rFonts w:eastAsia="Times New Roman"/>
                <w:sz w:val="22"/>
                <w:szCs w:val="22"/>
              </w:rPr>
              <w:t>209</w:t>
            </w:r>
          </w:p>
        </w:tc>
        <w:tc>
          <w:tcPr>
            <w:tcW w:w="1097" w:type="dxa"/>
            <w:tcBorders>
              <w:left w:val="single" w:sz="24" w:space="0" w:color="auto"/>
            </w:tcBorders>
            <w:vAlign w:val="center"/>
          </w:tcPr>
          <w:p w14:paraId="3D52E334" w14:textId="122E15DF" w:rsidR="00167456" w:rsidRPr="00A65F7C" w:rsidRDefault="00A02B77" w:rsidP="00B97872">
            <w:pPr>
              <w:jc w:val="center"/>
              <w:rPr>
                <w:rFonts w:eastAsia="Times New Roman"/>
                <w:sz w:val="22"/>
                <w:szCs w:val="22"/>
              </w:rPr>
            </w:pPr>
            <w:r>
              <w:rPr>
                <w:rFonts w:eastAsia="Times New Roman"/>
                <w:sz w:val="22"/>
                <w:szCs w:val="22"/>
              </w:rPr>
              <w:t>235.8</w:t>
            </w:r>
          </w:p>
        </w:tc>
        <w:tc>
          <w:tcPr>
            <w:tcW w:w="1126" w:type="dxa"/>
            <w:tcBorders>
              <w:right w:val="single" w:sz="24" w:space="0" w:color="auto"/>
            </w:tcBorders>
            <w:vAlign w:val="center"/>
          </w:tcPr>
          <w:p w14:paraId="2FE322B3" w14:textId="2668C524" w:rsidR="00167456" w:rsidRPr="00A65F7C" w:rsidRDefault="00A02B77" w:rsidP="00B97872">
            <w:pPr>
              <w:jc w:val="center"/>
              <w:rPr>
                <w:rFonts w:eastAsia="Times New Roman"/>
                <w:sz w:val="22"/>
                <w:szCs w:val="22"/>
              </w:rPr>
            </w:pPr>
            <w:r>
              <w:rPr>
                <w:rFonts w:eastAsia="Times New Roman"/>
                <w:sz w:val="22"/>
                <w:szCs w:val="22"/>
              </w:rPr>
              <w:t>9.05</w:t>
            </w:r>
          </w:p>
        </w:tc>
      </w:tr>
      <w:tr w:rsidR="00167456" w14:paraId="6A7E4F31" w14:textId="77777777" w:rsidTr="00B97872">
        <w:trPr>
          <w:jc w:val="center"/>
        </w:trPr>
        <w:tc>
          <w:tcPr>
            <w:tcW w:w="1410" w:type="dxa"/>
            <w:vMerge/>
            <w:tcBorders>
              <w:left w:val="single" w:sz="24" w:space="0" w:color="auto"/>
              <w:right w:val="single" w:sz="24" w:space="0" w:color="auto"/>
            </w:tcBorders>
            <w:vAlign w:val="center"/>
          </w:tcPr>
          <w:p w14:paraId="01B7D989"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521011D"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5E346CAF" w14:textId="52851205" w:rsidR="00167456" w:rsidRPr="00A65F7C" w:rsidRDefault="00A02B77" w:rsidP="00B97872">
            <w:pPr>
              <w:jc w:val="center"/>
              <w:rPr>
                <w:rFonts w:eastAsia="Times New Roman"/>
                <w:sz w:val="22"/>
                <w:szCs w:val="22"/>
              </w:rPr>
            </w:pPr>
            <w:r>
              <w:rPr>
                <w:rFonts w:eastAsia="Times New Roman"/>
                <w:sz w:val="22"/>
                <w:szCs w:val="22"/>
              </w:rPr>
              <w:t>285</w:t>
            </w:r>
          </w:p>
        </w:tc>
        <w:tc>
          <w:tcPr>
            <w:tcW w:w="920" w:type="dxa"/>
            <w:vAlign w:val="center"/>
          </w:tcPr>
          <w:p w14:paraId="1C3A5A6C" w14:textId="6456B787" w:rsidR="00167456" w:rsidRPr="00A65F7C" w:rsidRDefault="00A02B77" w:rsidP="00B97872">
            <w:pPr>
              <w:jc w:val="center"/>
              <w:rPr>
                <w:rFonts w:eastAsia="Times New Roman"/>
                <w:sz w:val="22"/>
                <w:szCs w:val="22"/>
              </w:rPr>
            </w:pPr>
            <w:r>
              <w:rPr>
                <w:rFonts w:eastAsia="Times New Roman"/>
                <w:sz w:val="22"/>
                <w:szCs w:val="22"/>
              </w:rPr>
              <w:t>-</w:t>
            </w:r>
          </w:p>
        </w:tc>
        <w:tc>
          <w:tcPr>
            <w:tcW w:w="990" w:type="dxa"/>
            <w:vAlign w:val="center"/>
          </w:tcPr>
          <w:p w14:paraId="05AB9829" w14:textId="22A5477D" w:rsidR="00167456" w:rsidRPr="00A65F7C" w:rsidRDefault="00A02B77" w:rsidP="00B97872">
            <w:pPr>
              <w:jc w:val="center"/>
              <w:rPr>
                <w:rFonts w:eastAsia="Times New Roman"/>
                <w:sz w:val="22"/>
                <w:szCs w:val="22"/>
              </w:rPr>
            </w:pPr>
            <w:r>
              <w:rPr>
                <w:rFonts w:eastAsia="Times New Roman"/>
                <w:sz w:val="22"/>
                <w:szCs w:val="22"/>
              </w:rPr>
              <w:t>-</w:t>
            </w:r>
          </w:p>
        </w:tc>
        <w:tc>
          <w:tcPr>
            <w:tcW w:w="900" w:type="dxa"/>
            <w:vAlign w:val="center"/>
          </w:tcPr>
          <w:p w14:paraId="22F915D8" w14:textId="0BD57901"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48C7B4BE" w14:textId="68EFDFF9" w:rsidR="00167456" w:rsidRPr="00A65F7C" w:rsidRDefault="00A02B77"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tcBorders>
            <w:vAlign w:val="center"/>
          </w:tcPr>
          <w:p w14:paraId="306DBC7C" w14:textId="2010A2B4" w:rsidR="00167456" w:rsidRPr="00A65F7C" w:rsidRDefault="00A02B77" w:rsidP="00B97872">
            <w:pPr>
              <w:jc w:val="center"/>
              <w:rPr>
                <w:rFonts w:eastAsia="Times New Roman"/>
                <w:sz w:val="22"/>
                <w:szCs w:val="22"/>
              </w:rPr>
            </w:pPr>
            <w:r>
              <w:rPr>
                <w:rFonts w:eastAsia="Times New Roman"/>
                <w:sz w:val="22"/>
                <w:szCs w:val="22"/>
              </w:rPr>
              <w:t>253.5</w:t>
            </w:r>
          </w:p>
        </w:tc>
        <w:tc>
          <w:tcPr>
            <w:tcW w:w="1126" w:type="dxa"/>
            <w:tcBorders>
              <w:right w:val="single" w:sz="24" w:space="0" w:color="auto"/>
            </w:tcBorders>
            <w:vAlign w:val="center"/>
          </w:tcPr>
          <w:p w14:paraId="7CE4A441" w14:textId="3063DB7A" w:rsidR="00167456" w:rsidRPr="00A65F7C" w:rsidRDefault="00A02B77" w:rsidP="00B97872">
            <w:pPr>
              <w:jc w:val="center"/>
              <w:rPr>
                <w:rFonts w:eastAsia="Times New Roman"/>
                <w:sz w:val="22"/>
                <w:szCs w:val="22"/>
              </w:rPr>
            </w:pPr>
            <w:r>
              <w:rPr>
                <w:rFonts w:eastAsia="Times New Roman"/>
                <w:sz w:val="22"/>
                <w:szCs w:val="22"/>
              </w:rPr>
              <w:t>22.27</w:t>
            </w:r>
          </w:p>
        </w:tc>
      </w:tr>
      <w:tr w:rsidR="00167456" w14:paraId="060E1BA5"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0AB0F521"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41B89CCC"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62642595" w14:textId="56112DC5" w:rsidR="00167456" w:rsidRPr="00A65F7C" w:rsidRDefault="00A02B7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3702BF6A" w14:textId="6DCBB079" w:rsidR="00167456" w:rsidRPr="00A65F7C" w:rsidRDefault="00A02B7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7F7609C4" w14:textId="7EF81D8C" w:rsidR="00167456" w:rsidRPr="00A65F7C" w:rsidRDefault="00A02B7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E61903F" w14:textId="22270415"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E7BE65" w14:textId="13E7E4F0" w:rsidR="00167456" w:rsidRPr="00A65F7C" w:rsidRDefault="00A02B7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687FE5C1" w14:textId="79E00B9F" w:rsidR="00167456" w:rsidRPr="00A65F7C" w:rsidRDefault="00A02B7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0D9E1EBE" w14:textId="01E7B4E9" w:rsidR="00167456" w:rsidRPr="00A65F7C" w:rsidRDefault="00A02B77" w:rsidP="00B97872">
            <w:pPr>
              <w:jc w:val="center"/>
              <w:rPr>
                <w:rFonts w:eastAsia="Times New Roman"/>
                <w:sz w:val="22"/>
                <w:szCs w:val="22"/>
              </w:rPr>
            </w:pPr>
            <w:r>
              <w:rPr>
                <w:rFonts w:eastAsia="Times New Roman"/>
                <w:sz w:val="22"/>
                <w:szCs w:val="22"/>
              </w:rPr>
              <w:t>-</w:t>
            </w:r>
          </w:p>
        </w:tc>
      </w:tr>
    </w:tbl>
    <w:p w14:paraId="44C5D0D6" w14:textId="59E5BDEE" w:rsidR="00167456" w:rsidRPr="00B0424D" w:rsidRDefault="00830EE5" w:rsidP="00B0424D">
      <w:pPr>
        <w:rPr>
          <w:rFonts w:eastAsia="Times New Roman"/>
          <w:b/>
          <w:sz w:val="22"/>
          <w:szCs w:val="22"/>
        </w:rPr>
      </w:pPr>
      <w:r>
        <w:rPr>
          <w:rFonts w:eastAsia="Times New Roman"/>
          <w:sz w:val="22"/>
          <w:szCs w:val="22"/>
        </w:rPr>
        <w:t>Table 6.3: 10-15%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2745EA69"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73E98C36"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61B4F817"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769E6996"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36459A86"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7C585C5E"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03E8EEB"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3AFD9FDE"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2EEAE0F7"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3C52AFE"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E0EFBC9"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5FDE199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6689CD2A"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F90AD62" w14:textId="77777777" w:rsidR="00167456" w:rsidRDefault="00167456" w:rsidP="00B97872">
            <w:pPr>
              <w:jc w:val="center"/>
              <w:rPr>
                <w:rFonts w:eastAsia="Times New Roman"/>
                <w:b/>
                <w:sz w:val="22"/>
                <w:szCs w:val="22"/>
              </w:rPr>
            </w:pPr>
          </w:p>
        </w:tc>
      </w:tr>
      <w:tr w:rsidR="00167456" w14:paraId="0AD8784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4DC8532"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7AEEC386" w14:textId="4AAA5C5C" w:rsidR="00167456" w:rsidRPr="00A02B77" w:rsidRDefault="00A02B77" w:rsidP="00B97872">
            <w:pPr>
              <w:jc w:val="center"/>
              <w:rPr>
                <w:rFonts w:eastAsia="Times New Roman"/>
                <w:sz w:val="22"/>
                <w:szCs w:val="22"/>
              </w:rPr>
            </w:pPr>
            <w:r>
              <w:rPr>
                <w:rFonts w:eastAsia="Times New Roman"/>
                <w:sz w:val="22"/>
                <w:szCs w:val="22"/>
              </w:rPr>
              <w:t>16.7</w:t>
            </w:r>
          </w:p>
        </w:tc>
        <w:tc>
          <w:tcPr>
            <w:tcW w:w="920" w:type="dxa"/>
            <w:tcBorders>
              <w:top w:val="single" w:sz="24" w:space="0" w:color="auto"/>
            </w:tcBorders>
            <w:vAlign w:val="center"/>
          </w:tcPr>
          <w:p w14:paraId="34CFEF41" w14:textId="65AA097A" w:rsidR="00167456" w:rsidRPr="00A02B77" w:rsidRDefault="00A02B77" w:rsidP="00B97872">
            <w:pPr>
              <w:jc w:val="center"/>
              <w:rPr>
                <w:rFonts w:eastAsia="Times New Roman"/>
                <w:sz w:val="22"/>
                <w:szCs w:val="22"/>
              </w:rPr>
            </w:pPr>
            <w:r>
              <w:rPr>
                <w:rFonts w:eastAsia="Times New Roman"/>
                <w:sz w:val="22"/>
                <w:szCs w:val="22"/>
              </w:rPr>
              <w:t>19.8</w:t>
            </w:r>
          </w:p>
        </w:tc>
        <w:tc>
          <w:tcPr>
            <w:tcW w:w="990" w:type="dxa"/>
            <w:tcBorders>
              <w:top w:val="single" w:sz="24" w:space="0" w:color="auto"/>
            </w:tcBorders>
            <w:vAlign w:val="center"/>
          </w:tcPr>
          <w:p w14:paraId="281A68F5" w14:textId="70258AB1" w:rsidR="00167456" w:rsidRPr="00A02B77" w:rsidRDefault="00A02B77" w:rsidP="00B97872">
            <w:pPr>
              <w:jc w:val="center"/>
              <w:rPr>
                <w:rFonts w:eastAsia="Times New Roman"/>
                <w:sz w:val="22"/>
                <w:szCs w:val="22"/>
              </w:rPr>
            </w:pPr>
            <w:r>
              <w:rPr>
                <w:rFonts w:eastAsia="Times New Roman"/>
                <w:sz w:val="22"/>
                <w:szCs w:val="22"/>
              </w:rPr>
              <w:t>15.3</w:t>
            </w:r>
          </w:p>
        </w:tc>
        <w:tc>
          <w:tcPr>
            <w:tcW w:w="900" w:type="dxa"/>
            <w:tcBorders>
              <w:top w:val="single" w:sz="24" w:space="0" w:color="auto"/>
            </w:tcBorders>
            <w:vAlign w:val="center"/>
          </w:tcPr>
          <w:p w14:paraId="18393867" w14:textId="4A49AD83" w:rsidR="00167456" w:rsidRPr="00A02B77" w:rsidRDefault="00A02B77" w:rsidP="00B97872">
            <w:pPr>
              <w:jc w:val="center"/>
              <w:rPr>
                <w:rFonts w:eastAsia="Times New Roman"/>
                <w:sz w:val="22"/>
                <w:szCs w:val="22"/>
              </w:rPr>
            </w:pPr>
            <w:r>
              <w:rPr>
                <w:rFonts w:eastAsia="Times New Roman"/>
                <w:sz w:val="22"/>
                <w:szCs w:val="22"/>
              </w:rPr>
              <w:t>17.8</w:t>
            </w:r>
          </w:p>
        </w:tc>
        <w:tc>
          <w:tcPr>
            <w:tcW w:w="917" w:type="dxa"/>
            <w:tcBorders>
              <w:top w:val="single" w:sz="24" w:space="0" w:color="auto"/>
              <w:right w:val="single" w:sz="24" w:space="0" w:color="auto"/>
            </w:tcBorders>
            <w:vAlign w:val="center"/>
          </w:tcPr>
          <w:p w14:paraId="66358023" w14:textId="0E9A527C" w:rsidR="00167456" w:rsidRPr="00A02B77" w:rsidRDefault="00A02B77" w:rsidP="00B97872">
            <w:pPr>
              <w:jc w:val="center"/>
              <w:rPr>
                <w:rFonts w:eastAsia="Times New Roman"/>
                <w:sz w:val="22"/>
                <w:szCs w:val="22"/>
              </w:rPr>
            </w:pPr>
            <w:r>
              <w:rPr>
                <w:rFonts w:eastAsia="Times New Roman"/>
                <w:sz w:val="22"/>
                <w:szCs w:val="22"/>
              </w:rPr>
              <w:t>16.8</w:t>
            </w:r>
          </w:p>
        </w:tc>
        <w:tc>
          <w:tcPr>
            <w:tcW w:w="1097" w:type="dxa"/>
            <w:tcBorders>
              <w:top w:val="single" w:sz="24" w:space="0" w:color="auto"/>
              <w:left w:val="single" w:sz="24" w:space="0" w:color="auto"/>
            </w:tcBorders>
            <w:vAlign w:val="center"/>
          </w:tcPr>
          <w:p w14:paraId="2D81ABD0" w14:textId="51CE6540" w:rsidR="00167456" w:rsidRPr="00A02B77" w:rsidRDefault="00A02B77" w:rsidP="00B97872">
            <w:pPr>
              <w:jc w:val="center"/>
              <w:rPr>
                <w:rFonts w:eastAsia="Times New Roman"/>
                <w:sz w:val="22"/>
                <w:szCs w:val="22"/>
              </w:rPr>
            </w:pPr>
            <w:r>
              <w:rPr>
                <w:rFonts w:eastAsia="Times New Roman"/>
                <w:sz w:val="22"/>
                <w:szCs w:val="22"/>
              </w:rPr>
              <w:t>17.28</w:t>
            </w:r>
          </w:p>
        </w:tc>
        <w:tc>
          <w:tcPr>
            <w:tcW w:w="1126" w:type="dxa"/>
            <w:tcBorders>
              <w:top w:val="single" w:sz="24" w:space="0" w:color="auto"/>
              <w:right w:val="single" w:sz="24" w:space="0" w:color="auto"/>
            </w:tcBorders>
            <w:vAlign w:val="center"/>
          </w:tcPr>
          <w:p w14:paraId="62A91005" w14:textId="727C1042" w:rsidR="00167456" w:rsidRPr="00A02B77" w:rsidRDefault="00A02B77" w:rsidP="00B97872">
            <w:pPr>
              <w:jc w:val="center"/>
              <w:rPr>
                <w:rFonts w:eastAsia="Times New Roman"/>
                <w:sz w:val="22"/>
                <w:szCs w:val="22"/>
              </w:rPr>
            </w:pPr>
            <w:r>
              <w:rPr>
                <w:rFonts w:eastAsia="Times New Roman"/>
                <w:sz w:val="22"/>
                <w:szCs w:val="22"/>
              </w:rPr>
              <w:t>0.67</w:t>
            </w:r>
          </w:p>
        </w:tc>
      </w:tr>
      <w:tr w:rsidR="00167456" w14:paraId="792A6C8F"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2D8AAA7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3BBB3276" w14:textId="4DD4BA1D" w:rsidR="00167456" w:rsidRPr="00A02B77" w:rsidRDefault="00EC53B3"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178BA36C" w14:textId="6375CAC1" w:rsidR="00167456" w:rsidRPr="00A02B77" w:rsidRDefault="00EC53B3" w:rsidP="00B97872">
            <w:pPr>
              <w:jc w:val="center"/>
              <w:rPr>
                <w:rFonts w:eastAsia="Times New Roman"/>
                <w:sz w:val="22"/>
                <w:szCs w:val="22"/>
              </w:rPr>
            </w:pPr>
            <w:r>
              <w:rPr>
                <w:rFonts w:eastAsia="Times New Roman"/>
                <w:sz w:val="22"/>
                <w:szCs w:val="22"/>
              </w:rPr>
              <w:t>54</w:t>
            </w:r>
          </w:p>
        </w:tc>
        <w:tc>
          <w:tcPr>
            <w:tcW w:w="990" w:type="dxa"/>
            <w:tcBorders>
              <w:bottom w:val="single" w:sz="24" w:space="0" w:color="auto"/>
            </w:tcBorders>
            <w:vAlign w:val="center"/>
          </w:tcPr>
          <w:p w14:paraId="630935CE" w14:textId="79E90734" w:rsidR="00167456" w:rsidRPr="00A02B77" w:rsidRDefault="00EC53B3" w:rsidP="00B97872">
            <w:pPr>
              <w:jc w:val="center"/>
              <w:rPr>
                <w:rFonts w:eastAsia="Times New Roman"/>
                <w:sz w:val="22"/>
                <w:szCs w:val="22"/>
              </w:rPr>
            </w:pPr>
            <w:r>
              <w:rPr>
                <w:rFonts w:eastAsia="Times New Roman"/>
                <w:sz w:val="22"/>
                <w:szCs w:val="22"/>
              </w:rPr>
              <w:t>43</w:t>
            </w:r>
          </w:p>
        </w:tc>
        <w:tc>
          <w:tcPr>
            <w:tcW w:w="900" w:type="dxa"/>
            <w:tcBorders>
              <w:bottom w:val="single" w:sz="24" w:space="0" w:color="auto"/>
            </w:tcBorders>
            <w:vAlign w:val="center"/>
          </w:tcPr>
          <w:p w14:paraId="73621C4A" w14:textId="5600482E" w:rsidR="00167456" w:rsidRPr="00A02B77" w:rsidRDefault="00EC53B3" w:rsidP="00B97872">
            <w:pPr>
              <w:jc w:val="center"/>
              <w:rPr>
                <w:rFonts w:eastAsia="Times New Roman"/>
                <w:sz w:val="22"/>
                <w:szCs w:val="22"/>
              </w:rPr>
            </w:pPr>
            <w:r>
              <w:rPr>
                <w:rFonts w:eastAsia="Times New Roman"/>
                <w:sz w:val="22"/>
                <w:szCs w:val="22"/>
              </w:rPr>
              <w:t>48</w:t>
            </w:r>
          </w:p>
        </w:tc>
        <w:tc>
          <w:tcPr>
            <w:tcW w:w="917" w:type="dxa"/>
            <w:tcBorders>
              <w:bottom w:val="single" w:sz="24" w:space="0" w:color="auto"/>
              <w:right w:val="single" w:sz="24" w:space="0" w:color="auto"/>
            </w:tcBorders>
            <w:vAlign w:val="center"/>
          </w:tcPr>
          <w:p w14:paraId="15E437C6" w14:textId="4FACE0D5" w:rsidR="00167456" w:rsidRPr="00A02B77" w:rsidRDefault="00EC53B3" w:rsidP="00B97872">
            <w:pPr>
              <w:jc w:val="center"/>
              <w:rPr>
                <w:rFonts w:eastAsia="Times New Roman"/>
                <w:sz w:val="22"/>
                <w:szCs w:val="22"/>
              </w:rPr>
            </w:pPr>
            <w:r>
              <w:rPr>
                <w:rFonts w:eastAsia="Times New Roman"/>
                <w:sz w:val="22"/>
                <w:szCs w:val="22"/>
              </w:rPr>
              <w:t>54</w:t>
            </w:r>
          </w:p>
        </w:tc>
        <w:tc>
          <w:tcPr>
            <w:tcW w:w="1097" w:type="dxa"/>
            <w:tcBorders>
              <w:left w:val="single" w:sz="24" w:space="0" w:color="auto"/>
              <w:bottom w:val="single" w:sz="24" w:space="0" w:color="auto"/>
            </w:tcBorders>
            <w:vAlign w:val="center"/>
          </w:tcPr>
          <w:p w14:paraId="6F3C6831" w14:textId="4A4DFBD7" w:rsidR="00167456" w:rsidRPr="00A02B77" w:rsidRDefault="00EC53B3" w:rsidP="00B97872">
            <w:pPr>
              <w:jc w:val="center"/>
              <w:rPr>
                <w:rFonts w:eastAsia="Times New Roman"/>
                <w:sz w:val="22"/>
                <w:szCs w:val="22"/>
              </w:rPr>
            </w:pPr>
            <w:r>
              <w:rPr>
                <w:rFonts w:eastAsia="Times New Roman"/>
                <w:sz w:val="22"/>
                <w:szCs w:val="22"/>
              </w:rPr>
              <w:t>49.4</w:t>
            </w:r>
          </w:p>
        </w:tc>
        <w:tc>
          <w:tcPr>
            <w:tcW w:w="1126" w:type="dxa"/>
            <w:tcBorders>
              <w:bottom w:val="single" w:sz="24" w:space="0" w:color="auto"/>
              <w:right w:val="single" w:sz="24" w:space="0" w:color="auto"/>
            </w:tcBorders>
            <w:vAlign w:val="center"/>
          </w:tcPr>
          <w:p w14:paraId="7B7601A7" w14:textId="085A737F" w:rsidR="00167456" w:rsidRPr="00A02B77" w:rsidRDefault="00A02B77" w:rsidP="00B97872">
            <w:pPr>
              <w:jc w:val="center"/>
              <w:rPr>
                <w:rFonts w:eastAsia="Times New Roman"/>
                <w:sz w:val="22"/>
                <w:szCs w:val="22"/>
              </w:rPr>
            </w:pPr>
            <w:r>
              <w:rPr>
                <w:rFonts w:eastAsia="Times New Roman"/>
                <w:sz w:val="22"/>
                <w:szCs w:val="22"/>
              </w:rPr>
              <w:t>1.87</w:t>
            </w:r>
          </w:p>
        </w:tc>
      </w:tr>
      <w:tr w:rsidR="00167456" w14:paraId="4BC7A23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6B93A4C1"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24753B"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03B20851" w14:textId="6075F37A" w:rsidR="00167456" w:rsidRPr="00A02B77" w:rsidRDefault="00EC53B3" w:rsidP="00B97872">
            <w:pPr>
              <w:jc w:val="center"/>
              <w:rPr>
                <w:rFonts w:eastAsia="Times New Roman"/>
                <w:sz w:val="22"/>
                <w:szCs w:val="22"/>
              </w:rPr>
            </w:pPr>
            <w:r>
              <w:rPr>
                <w:rFonts w:eastAsia="Times New Roman"/>
                <w:sz w:val="22"/>
                <w:szCs w:val="22"/>
              </w:rPr>
              <w:t>81</w:t>
            </w:r>
          </w:p>
        </w:tc>
        <w:tc>
          <w:tcPr>
            <w:tcW w:w="920" w:type="dxa"/>
            <w:tcBorders>
              <w:top w:val="single" w:sz="24" w:space="0" w:color="auto"/>
            </w:tcBorders>
            <w:vAlign w:val="center"/>
          </w:tcPr>
          <w:p w14:paraId="5FF5C186" w14:textId="341A886D" w:rsidR="00167456" w:rsidRPr="00A02B77" w:rsidRDefault="00EC53B3" w:rsidP="00B97872">
            <w:pPr>
              <w:jc w:val="center"/>
              <w:rPr>
                <w:rFonts w:eastAsia="Times New Roman"/>
                <w:sz w:val="22"/>
                <w:szCs w:val="22"/>
              </w:rPr>
            </w:pPr>
            <w:r>
              <w:rPr>
                <w:rFonts w:eastAsia="Times New Roman"/>
                <w:sz w:val="22"/>
                <w:szCs w:val="22"/>
              </w:rPr>
              <w:t>61</w:t>
            </w:r>
          </w:p>
        </w:tc>
        <w:tc>
          <w:tcPr>
            <w:tcW w:w="990" w:type="dxa"/>
            <w:tcBorders>
              <w:top w:val="single" w:sz="24" w:space="0" w:color="auto"/>
            </w:tcBorders>
            <w:vAlign w:val="center"/>
          </w:tcPr>
          <w:p w14:paraId="720E1110" w14:textId="2238C527" w:rsidR="00167456" w:rsidRPr="00A02B77" w:rsidRDefault="00EC53B3" w:rsidP="00B97872">
            <w:pPr>
              <w:jc w:val="center"/>
              <w:rPr>
                <w:rFonts w:eastAsia="Times New Roman"/>
                <w:sz w:val="22"/>
                <w:szCs w:val="22"/>
              </w:rPr>
            </w:pPr>
            <w:r>
              <w:rPr>
                <w:rFonts w:eastAsia="Times New Roman"/>
                <w:sz w:val="22"/>
                <w:szCs w:val="22"/>
              </w:rPr>
              <w:t>108</w:t>
            </w:r>
          </w:p>
        </w:tc>
        <w:tc>
          <w:tcPr>
            <w:tcW w:w="900" w:type="dxa"/>
            <w:tcBorders>
              <w:top w:val="single" w:sz="24" w:space="0" w:color="auto"/>
            </w:tcBorders>
            <w:vAlign w:val="center"/>
          </w:tcPr>
          <w:p w14:paraId="20B1756C" w14:textId="2E929FFD" w:rsidR="00167456" w:rsidRPr="00A02B77" w:rsidRDefault="00EC53B3" w:rsidP="00B97872">
            <w:pPr>
              <w:jc w:val="center"/>
              <w:rPr>
                <w:rFonts w:eastAsia="Times New Roman"/>
                <w:sz w:val="22"/>
                <w:szCs w:val="22"/>
              </w:rPr>
            </w:pPr>
            <w:r>
              <w:rPr>
                <w:rFonts w:eastAsia="Times New Roman"/>
                <w:sz w:val="22"/>
                <w:szCs w:val="22"/>
              </w:rPr>
              <w:t>73</w:t>
            </w:r>
          </w:p>
        </w:tc>
        <w:tc>
          <w:tcPr>
            <w:tcW w:w="917" w:type="dxa"/>
            <w:tcBorders>
              <w:top w:val="single" w:sz="24" w:space="0" w:color="auto"/>
              <w:right w:val="single" w:sz="24" w:space="0" w:color="auto"/>
            </w:tcBorders>
            <w:vAlign w:val="center"/>
          </w:tcPr>
          <w:p w14:paraId="52F26535" w14:textId="47D448E7" w:rsidR="00167456" w:rsidRPr="00A02B77" w:rsidRDefault="00EC53B3" w:rsidP="00B97872">
            <w:pPr>
              <w:jc w:val="center"/>
              <w:rPr>
                <w:rFonts w:eastAsia="Times New Roman"/>
                <w:sz w:val="22"/>
                <w:szCs w:val="22"/>
              </w:rPr>
            </w:pPr>
            <w:r>
              <w:rPr>
                <w:rFonts w:eastAsia="Times New Roman"/>
                <w:sz w:val="22"/>
                <w:szCs w:val="22"/>
              </w:rPr>
              <w:t>62</w:t>
            </w:r>
          </w:p>
        </w:tc>
        <w:tc>
          <w:tcPr>
            <w:tcW w:w="1097" w:type="dxa"/>
            <w:tcBorders>
              <w:top w:val="single" w:sz="24" w:space="0" w:color="auto"/>
              <w:left w:val="single" w:sz="24" w:space="0" w:color="auto"/>
            </w:tcBorders>
            <w:vAlign w:val="center"/>
          </w:tcPr>
          <w:p w14:paraId="38218C34" w14:textId="4E1BC3E0" w:rsidR="00167456" w:rsidRPr="00A02B77" w:rsidRDefault="00EC53B3" w:rsidP="00B97872">
            <w:pPr>
              <w:jc w:val="center"/>
              <w:rPr>
                <w:rFonts w:eastAsia="Times New Roman"/>
                <w:sz w:val="22"/>
                <w:szCs w:val="22"/>
              </w:rPr>
            </w:pPr>
            <w:r>
              <w:rPr>
                <w:rFonts w:eastAsia="Times New Roman"/>
                <w:sz w:val="22"/>
                <w:szCs w:val="22"/>
              </w:rPr>
              <w:t>77</w:t>
            </w:r>
          </w:p>
        </w:tc>
        <w:tc>
          <w:tcPr>
            <w:tcW w:w="1126" w:type="dxa"/>
            <w:tcBorders>
              <w:top w:val="single" w:sz="24" w:space="0" w:color="auto"/>
              <w:right w:val="single" w:sz="24" w:space="0" w:color="auto"/>
            </w:tcBorders>
            <w:vAlign w:val="center"/>
          </w:tcPr>
          <w:p w14:paraId="7A0C7A95" w14:textId="10829A79" w:rsidR="00167456" w:rsidRPr="00A02B77" w:rsidRDefault="00A02B77" w:rsidP="00B97872">
            <w:pPr>
              <w:jc w:val="center"/>
              <w:rPr>
                <w:rFonts w:eastAsia="Times New Roman"/>
                <w:sz w:val="22"/>
                <w:szCs w:val="22"/>
              </w:rPr>
            </w:pPr>
            <w:r>
              <w:rPr>
                <w:rFonts w:eastAsia="Times New Roman"/>
                <w:sz w:val="22"/>
                <w:szCs w:val="22"/>
              </w:rPr>
              <w:t>7.68</w:t>
            </w:r>
          </w:p>
        </w:tc>
      </w:tr>
      <w:tr w:rsidR="00167456" w14:paraId="7C1F7D40" w14:textId="77777777" w:rsidTr="00B97872">
        <w:trPr>
          <w:jc w:val="center"/>
        </w:trPr>
        <w:tc>
          <w:tcPr>
            <w:tcW w:w="1410" w:type="dxa"/>
            <w:vMerge/>
            <w:tcBorders>
              <w:left w:val="single" w:sz="24" w:space="0" w:color="auto"/>
              <w:right w:val="single" w:sz="24" w:space="0" w:color="auto"/>
            </w:tcBorders>
            <w:vAlign w:val="center"/>
          </w:tcPr>
          <w:p w14:paraId="44A6C3A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CAD26A0"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29AFA81C" w14:textId="0C1FC760" w:rsidR="00167456" w:rsidRPr="00A02B77" w:rsidRDefault="00EC53B3" w:rsidP="00B97872">
            <w:pPr>
              <w:jc w:val="center"/>
              <w:rPr>
                <w:rFonts w:eastAsia="Times New Roman"/>
                <w:sz w:val="22"/>
                <w:szCs w:val="22"/>
              </w:rPr>
            </w:pPr>
            <w:r>
              <w:rPr>
                <w:rFonts w:eastAsia="Times New Roman"/>
                <w:sz w:val="22"/>
                <w:szCs w:val="22"/>
              </w:rPr>
              <w:t>86</w:t>
            </w:r>
          </w:p>
        </w:tc>
        <w:tc>
          <w:tcPr>
            <w:tcW w:w="920" w:type="dxa"/>
            <w:vAlign w:val="center"/>
          </w:tcPr>
          <w:p w14:paraId="52D107CC" w14:textId="387A376D" w:rsidR="00167456" w:rsidRPr="00A02B77" w:rsidRDefault="00EC53B3" w:rsidP="00B97872">
            <w:pPr>
              <w:jc w:val="center"/>
              <w:rPr>
                <w:rFonts w:eastAsia="Times New Roman"/>
                <w:sz w:val="22"/>
                <w:szCs w:val="22"/>
              </w:rPr>
            </w:pPr>
            <w:r>
              <w:rPr>
                <w:rFonts w:eastAsia="Times New Roman"/>
                <w:sz w:val="22"/>
                <w:szCs w:val="22"/>
              </w:rPr>
              <w:t>70</w:t>
            </w:r>
          </w:p>
        </w:tc>
        <w:tc>
          <w:tcPr>
            <w:tcW w:w="990" w:type="dxa"/>
            <w:vAlign w:val="center"/>
          </w:tcPr>
          <w:p w14:paraId="3824FDD8" w14:textId="4C26D73F" w:rsidR="00167456" w:rsidRPr="00A02B77" w:rsidRDefault="00EC53B3" w:rsidP="00B97872">
            <w:pPr>
              <w:jc w:val="center"/>
              <w:rPr>
                <w:rFonts w:eastAsia="Times New Roman"/>
                <w:sz w:val="22"/>
                <w:szCs w:val="22"/>
              </w:rPr>
            </w:pPr>
            <w:r>
              <w:rPr>
                <w:rFonts w:eastAsia="Times New Roman"/>
                <w:sz w:val="22"/>
                <w:szCs w:val="22"/>
              </w:rPr>
              <w:t>114</w:t>
            </w:r>
          </w:p>
        </w:tc>
        <w:tc>
          <w:tcPr>
            <w:tcW w:w="900" w:type="dxa"/>
            <w:vAlign w:val="center"/>
          </w:tcPr>
          <w:p w14:paraId="7E2B0E0C" w14:textId="528B3A3A" w:rsidR="00167456" w:rsidRPr="00A02B77" w:rsidRDefault="00EC53B3" w:rsidP="00B97872">
            <w:pPr>
              <w:jc w:val="center"/>
              <w:rPr>
                <w:rFonts w:eastAsia="Times New Roman"/>
                <w:sz w:val="22"/>
                <w:szCs w:val="22"/>
              </w:rPr>
            </w:pPr>
            <w:r>
              <w:rPr>
                <w:rFonts w:eastAsia="Times New Roman"/>
                <w:sz w:val="22"/>
                <w:szCs w:val="22"/>
              </w:rPr>
              <w:t>91</w:t>
            </w:r>
          </w:p>
        </w:tc>
        <w:tc>
          <w:tcPr>
            <w:tcW w:w="917" w:type="dxa"/>
            <w:tcBorders>
              <w:right w:val="single" w:sz="24" w:space="0" w:color="auto"/>
            </w:tcBorders>
            <w:vAlign w:val="center"/>
          </w:tcPr>
          <w:p w14:paraId="54C6E69B" w14:textId="5FEA2896" w:rsidR="00167456" w:rsidRPr="00A02B77" w:rsidRDefault="00EC53B3" w:rsidP="00B97872">
            <w:pPr>
              <w:jc w:val="center"/>
              <w:rPr>
                <w:rFonts w:eastAsia="Times New Roman"/>
                <w:sz w:val="22"/>
                <w:szCs w:val="22"/>
              </w:rPr>
            </w:pPr>
            <w:r>
              <w:rPr>
                <w:rFonts w:eastAsia="Times New Roman"/>
                <w:sz w:val="22"/>
                <w:szCs w:val="22"/>
              </w:rPr>
              <w:t>70</w:t>
            </w:r>
          </w:p>
        </w:tc>
        <w:tc>
          <w:tcPr>
            <w:tcW w:w="1097" w:type="dxa"/>
            <w:tcBorders>
              <w:left w:val="single" w:sz="24" w:space="0" w:color="auto"/>
            </w:tcBorders>
            <w:vAlign w:val="center"/>
          </w:tcPr>
          <w:p w14:paraId="6D89B913" w14:textId="23E9BE1C" w:rsidR="00167456" w:rsidRPr="00A02B77" w:rsidRDefault="00EC53B3" w:rsidP="00B97872">
            <w:pPr>
              <w:jc w:val="center"/>
              <w:rPr>
                <w:rFonts w:eastAsia="Times New Roman"/>
                <w:sz w:val="22"/>
                <w:szCs w:val="22"/>
              </w:rPr>
            </w:pPr>
            <w:r>
              <w:rPr>
                <w:rFonts w:eastAsia="Times New Roman"/>
                <w:sz w:val="22"/>
                <w:szCs w:val="22"/>
              </w:rPr>
              <w:t>86.2</w:t>
            </w:r>
          </w:p>
        </w:tc>
        <w:tc>
          <w:tcPr>
            <w:tcW w:w="1126" w:type="dxa"/>
            <w:tcBorders>
              <w:right w:val="single" w:sz="24" w:space="0" w:color="auto"/>
            </w:tcBorders>
            <w:vAlign w:val="center"/>
          </w:tcPr>
          <w:p w14:paraId="578DF5E7" w14:textId="280BB3EF" w:rsidR="00167456" w:rsidRPr="00A02B77" w:rsidRDefault="00A02B77" w:rsidP="00B97872">
            <w:pPr>
              <w:jc w:val="center"/>
              <w:rPr>
                <w:rFonts w:eastAsia="Times New Roman"/>
                <w:sz w:val="22"/>
                <w:szCs w:val="22"/>
              </w:rPr>
            </w:pPr>
            <w:r>
              <w:rPr>
                <w:rFonts w:eastAsia="Times New Roman"/>
                <w:sz w:val="22"/>
                <w:szCs w:val="22"/>
              </w:rPr>
              <w:t>7.27</w:t>
            </w:r>
          </w:p>
        </w:tc>
      </w:tr>
      <w:tr w:rsidR="00167456" w14:paraId="671EA05E" w14:textId="77777777" w:rsidTr="00B97872">
        <w:trPr>
          <w:jc w:val="center"/>
        </w:trPr>
        <w:tc>
          <w:tcPr>
            <w:tcW w:w="1410" w:type="dxa"/>
            <w:vMerge/>
            <w:tcBorders>
              <w:left w:val="single" w:sz="24" w:space="0" w:color="auto"/>
              <w:right w:val="single" w:sz="24" w:space="0" w:color="auto"/>
            </w:tcBorders>
            <w:vAlign w:val="center"/>
          </w:tcPr>
          <w:p w14:paraId="5F14F46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F068C9"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3EF0B34C" w14:textId="476B647F" w:rsidR="00167456" w:rsidRPr="00A02B77" w:rsidRDefault="00EC53B3" w:rsidP="00B97872">
            <w:pPr>
              <w:jc w:val="center"/>
              <w:rPr>
                <w:rFonts w:eastAsia="Times New Roman"/>
                <w:sz w:val="22"/>
                <w:szCs w:val="22"/>
              </w:rPr>
            </w:pPr>
            <w:r>
              <w:rPr>
                <w:rFonts w:eastAsia="Times New Roman"/>
                <w:sz w:val="22"/>
                <w:szCs w:val="22"/>
              </w:rPr>
              <w:t>108</w:t>
            </w:r>
          </w:p>
        </w:tc>
        <w:tc>
          <w:tcPr>
            <w:tcW w:w="920" w:type="dxa"/>
            <w:vAlign w:val="center"/>
          </w:tcPr>
          <w:p w14:paraId="331B4101" w14:textId="4EF02F53" w:rsidR="00167456" w:rsidRPr="00A02B77" w:rsidRDefault="00EC53B3" w:rsidP="00B97872">
            <w:pPr>
              <w:jc w:val="center"/>
              <w:rPr>
                <w:rFonts w:eastAsia="Times New Roman"/>
                <w:sz w:val="22"/>
                <w:szCs w:val="22"/>
              </w:rPr>
            </w:pPr>
            <w:r>
              <w:rPr>
                <w:rFonts w:eastAsia="Times New Roman"/>
                <w:sz w:val="22"/>
                <w:szCs w:val="22"/>
              </w:rPr>
              <w:t>102</w:t>
            </w:r>
          </w:p>
        </w:tc>
        <w:tc>
          <w:tcPr>
            <w:tcW w:w="990" w:type="dxa"/>
            <w:vAlign w:val="center"/>
          </w:tcPr>
          <w:p w14:paraId="37998766" w14:textId="6B90C718" w:rsidR="00167456" w:rsidRPr="00A02B77" w:rsidRDefault="00EC53B3" w:rsidP="00B97872">
            <w:pPr>
              <w:jc w:val="center"/>
              <w:rPr>
                <w:rFonts w:eastAsia="Times New Roman"/>
                <w:sz w:val="22"/>
                <w:szCs w:val="22"/>
              </w:rPr>
            </w:pPr>
            <w:r>
              <w:rPr>
                <w:rFonts w:eastAsia="Times New Roman"/>
                <w:sz w:val="22"/>
                <w:szCs w:val="22"/>
              </w:rPr>
              <w:t>128</w:t>
            </w:r>
          </w:p>
        </w:tc>
        <w:tc>
          <w:tcPr>
            <w:tcW w:w="900" w:type="dxa"/>
            <w:vAlign w:val="center"/>
          </w:tcPr>
          <w:p w14:paraId="17EC2B33" w14:textId="7CB679C3" w:rsidR="00167456" w:rsidRPr="00A02B77" w:rsidRDefault="00EC53B3" w:rsidP="00B97872">
            <w:pPr>
              <w:jc w:val="center"/>
              <w:rPr>
                <w:rFonts w:eastAsia="Times New Roman"/>
                <w:sz w:val="22"/>
                <w:szCs w:val="22"/>
              </w:rPr>
            </w:pPr>
            <w:r>
              <w:rPr>
                <w:rFonts w:eastAsia="Times New Roman"/>
                <w:sz w:val="22"/>
                <w:szCs w:val="22"/>
              </w:rPr>
              <w:t>106</w:t>
            </w:r>
          </w:p>
        </w:tc>
        <w:tc>
          <w:tcPr>
            <w:tcW w:w="917" w:type="dxa"/>
            <w:tcBorders>
              <w:right w:val="single" w:sz="24" w:space="0" w:color="auto"/>
            </w:tcBorders>
            <w:vAlign w:val="center"/>
          </w:tcPr>
          <w:p w14:paraId="5A420085" w14:textId="13421793" w:rsidR="00167456" w:rsidRPr="00A02B77" w:rsidRDefault="00EC53B3" w:rsidP="00B97872">
            <w:pPr>
              <w:jc w:val="center"/>
              <w:rPr>
                <w:rFonts w:eastAsia="Times New Roman"/>
                <w:sz w:val="22"/>
                <w:szCs w:val="22"/>
              </w:rPr>
            </w:pPr>
            <w:r>
              <w:rPr>
                <w:rFonts w:eastAsia="Times New Roman"/>
                <w:sz w:val="22"/>
                <w:szCs w:val="22"/>
              </w:rPr>
              <w:t>96</w:t>
            </w:r>
          </w:p>
        </w:tc>
        <w:tc>
          <w:tcPr>
            <w:tcW w:w="1097" w:type="dxa"/>
            <w:tcBorders>
              <w:left w:val="single" w:sz="24" w:space="0" w:color="auto"/>
            </w:tcBorders>
            <w:vAlign w:val="center"/>
          </w:tcPr>
          <w:p w14:paraId="311AC29D" w14:textId="01F49312" w:rsidR="00167456" w:rsidRPr="00A02B77" w:rsidRDefault="00EC53B3" w:rsidP="00B97872">
            <w:pPr>
              <w:jc w:val="center"/>
              <w:rPr>
                <w:rFonts w:eastAsia="Times New Roman"/>
                <w:sz w:val="22"/>
                <w:szCs w:val="22"/>
              </w:rPr>
            </w:pPr>
            <w:r>
              <w:rPr>
                <w:rFonts w:eastAsia="Times New Roman"/>
                <w:sz w:val="22"/>
                <w:szCs w:val="22"/>
              </w:rPr>
              <w:t>108</w:t>
            </w:r>
          </w:p>
        </w:tc>
        <w:tc>
          <w:tcPr>
            <w:tcW w:w="1126" w:type="dxa"/>
            <w:tcBorders>
              <w:right w:val="single" w:sz="24" w:space="0" w:color="auto"/>
            </w:tcBorders>
            <w:vAlign w:val="center"/>
          </w:tcPr>
          <w:p w14:paraId="6AA8C1C5" w14:textId="502FBFE2" w:rsidR="00167456" w:rsidRPr="00A02B77" w:rsidRDefault="00A02B77" w:rsidP="00B97872">
            <w:pPr>
              <w:jc w:val="center"/>
              <w:rPr>
                <w:rFonts w:eastAsia="Times New Roman"/>
                <w:sz w:val="22"/>
                <w:szCs w:val="22"/>
              </w:rPr>
            </w:pPr>
            <w:r>
              <w:rPr>
                <w:rFonts w:eastAsia="Times New Roman"/>
                <w:sz w:val="22"/>
                <w:szCs w:val="22"/>
              </w:rPr>
              <w:t>4.83</w:t>
            </w:r>
          </w:p>
        </w:tc>
      </w:tr>
      <w:tr w:rsidR="00167456" w14:paraId="42C61AB1" w14:textId="77777777" w:rsidTr="00B97872">
        <w:trPr>
          <w:jc w:val="center"/>
        </w:trPr>
        <w:tc>
          <w:tcPr>
            <w:tcW w:w="1410" w:type="dxa"/>
            <w:vMerge/>
            <w:tcBorders>
              <w:left w:val="single" w:sz="24" w:space="0" w:color="auto"/>
              <w:right w:val="single" w:sz="24" w:space="0" w:color="auto"/>
            </w:tcBorders>
            <w:vAlign w:val="center"/>
          </w:tcPr>
          <w:p w14:paraId="1CFB356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3B8E0C"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43C54AF6" w14:textId="084BFE4F" w:rsidR="00167456" w:rsidRPr="00A02B77" w:rsidRDefault="00EC53B3" w:rsidP="00B97872">
            <w:pPr>
              <w:jc w:val="center"/>
              <w:rPr>
                <w:rFonts w:eastAsia="Times New Roman"/>
                <w:sz w:val="22"/>
                <w:szCs w:val="22"/>
              </w:rPr>
            </w:pPr>
            <w:r>
              <w:rPr>
                <w:rFonts w:eastAsia="Times New Roman"/>
                <w:sz w:val="22"/>
                <w:szCs w:val="22"/>
              </w:rPr>
              <w:t>124</w:t>
            </w:r>
          </w:p>
        </w:tc>
        <w:tc>
          <w:tcPr>
            <w:tcW w:w="920" w:type="dxa"/>
            <w:vAlign w:val="center"/>
          </w:tcPr>
          <w:p w14:paraId="02D988BA" w14:textId="609EB7E9" w:rsidR="00167456" w:rsidRPr="00A02B77" w:rsidRDefault="00EC53B3" w:rsidP="00B97872">
            <w:pPr>
              <w:jc w:val="center"/>
              <w:rPr>
                <w:rFonts w:eastAsia="Times New Roman"/>
                <w:sz w:val="22"/>
                <w:szCs w:val="22"/>
              </w:rPr>
            </w:pPr>
            <w:r>
              <w:rPr>
                <w:rFonts w:eastAsia="Times New Roman"/>
                <w:sz w:val="22"/>
                <w:szCs w:val="22"/>
              </w:rPr>
              <w:t>96</w:t>
            </w:r>
          </w:p>
        </w:tc>
        <w:tc>
          <w:tcPr>
            <w:tcW w:w="990" w:type="dxa"/>
            <w:vAlign w:val="center"/>
          </w:tcPr>
          <w:p w14:paraId="6E5EF460" w14:textId="20374386" w:rsidR="00167456" w:rsidRPr="00A02B77" w:rsidRDefault="00EC53B3" w:rsidP="00B97872">
            <w:pPr>
              <w:jc w:val="center"/>
              <w:rPr>
                <w:rFonts w:eastAsia="Times New Roman"/>
                <w:sz w:val="22"/>
                <w:szCs w:val="22"/>
              </w:rPr>
            </w:pPr>
            <w:r>
              <w:rPr>
                <w:rFonts w:eastAsia="Times New Roman"/>
                <w:sz w:val="22"/>
                <w:szCs w:val="22"/>
              </w:rPr>
              <w:t>157</w:t>
            </w:r>
          </w:p>
        </w:tc>
        <w:tc>
          <w:tcPr>
            <w:tcW w:w="900" w:type="dxa"/>
            <w:vAlign w:val="center"/>
          </w:tcPr>
          <w:p w14:paraId="4BD1F88B" w14:textId="4C590F22" w:rsidR="00167456" w:rsidRPr="00A02B77" w:rsidRDefault="00EC53B3" w:rsidP="00B97872">
            <w:pPr>
              <w:jc w:val="center"/>
              <w:rPr>
                <w:rFonts w:eastAsia="Times New Roman"/>
                <w:sz w:val="22"/>
                <w:szCs w:val="22"/>
              </w:rPr>
            </w:pPr>
            <w:r>
              <w:rPr>
                <w:rFonts w:eastAsia="Times New Roman"/>
                <w:sz w:val="22"/>
                <w:szCs w:val="22"/>
              </w:rPr>
              <w:t>116</w:t>
            </w:r>
          </w:p>
        </w:tc>
        <w:tc>
          <w:tcPr>
            <w:tcW w:w="917" w:type="dxa"/>
            <w:tcBorders>
              <w:right w:val="single" w:sz="24" w:space="0" w:color="auto"/>
            </w:tcBorders>
            <w:vAlign w:val="center"/>
          </w:tcPr>
          <w:p w14:paraId="5138CC07" w14:textId="4DD90942" w:rsidR="00167456" w:rsidRPr="00A02B77" w:rsidRDefault="00EC53B3" w:rsidP="00B97872">
            <w:pPr>
              <w:jc w:val="center"/>
              <w:rPr>
                <w:rFonts w:eastAsia="Times New Roman"/>
                <w:sz w:val="22"/>
                <w:szCs w:val="22"/>
              </w:rPr>
            </w:pPr>
            <w:r>
              <w:rPr>
                <w:rFonts w:eastAsia="Times New Roman"/>
                <w:sz w:val="22"/>
                <w:szCs w:val="22"/>
              </w:rPr>
              <w:t>119</w:t>
            </w:r>
          </w:p>
        </w:tc>
        <w:tc>
          <w:tcPr>
            <w:tcW w:w="1097" w:type="dxa"/>
            <w:tcBorders>
              <w:left w:val="single" w:sz="24" w:space="0" w:color="auto"/>
            </w:tcBorders>
            <w:vAlign w:val="center"/>
          </w:tcPr>
          <w:p w14:paraId="0AF81917" w14:textId="1EBAD0EA" w:rsidR="00167456" w:rsidRPr="00A02B77" w:rsidRDefault="00EC53B3" w:rsidP="00B97872">
            <w:pPr>
              <w:jc w:val="center"/>
              <w:rPr>
                <w:rFonts w:eastAsia="Times New Roman"/>
                <w:sz w:val="22"/>
                <w:szCs w:val="22"/>
              </w:rPr>
            </w:pPr>
            <w:r>
              <w:rPr>
                <w:rFonts w:eastAsia="Times New Roman"/>
                <w:sz w:val="22"/>
                <w:szCs w:val="22"/>
              </w:rPr>
              <w:t>122.4</w:t>
            </w:r>
          </w:p>
        </w:tc>
        <w:tc>
          <w:tcPr>
            <w:tcW w:w="1126" w:type="dxa"/>
            <w:tcBorders>
              <w:right w:val="single" w:sz="24" w:space="0" w:color="auto"/>
            </w:tcBorders>
            <w:vAlign w:val="center"/>
          </w:tcPr>
          <w:p w14:paraId="6AE73416" w14:textId="14B6DEED" w:rsidR="00167456" w:rsidRPr="00A02B77" w:rsidRDefault="00A02B77" w:rsidP="00B97872">
            <w:pPr>
              <w:jc w:val="center"/>
              <w:rPr>
                <w:rFonts w:eastAsia="Times New Roman"/>
                <w:sz w:val="22"/>
                <w:szCs w:val="22"/>
              </w:rPr>
            </w:pPr>
            <w:r>
              <w:rPr>
                <w:rFonts w:eastAsia="Times New Roman"/>
                <w:sz w:val="22"/>
                <w:szCs w:val="22"/>
              </w:rPr>
              <w:t>8.83</w:t>
            </w:r>
          </w:p>
        </w:tc>
      </w:tr>
      <w:tr w:rsidR="00167456" w14:paraId="48CBBC95" w14:textId="77777777" w:rsidTr="00B97872">
        <w:trPr>
          <w:jc w:val="center"/>
        </w:trPr>
        <w:tc>
          <w:tcPr>
            <w:tcW w:w="1410" w:type="dxa"/>
            <w:vMerge/>
            <w:tcBorders>
              <w:left w:val="single" w:sz="24" w:space="0" w:color="auto"/>
              <w:right w:val="single" w:sz="24" w:space="0" w:color="auto"/>
            </w:tcBorders>
            <w:vAlign w:val="center"/>
          </w:tcPr>
          <w:p w14:paraId="44FAC4F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62978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585B5262" w14:textId="50A0F8BD" w:rsidR="00167456" w:rsidRPr="00A02B77" w:rsidRDefault="00EC53B3" w:rsidP="00B97872">
            <w:pPr>
              <w:jc w:val="center"/>
              <w:rPr>
                <w:rFonts w:eastAsia="Times New Roman"/>
                <w:sz w:val="22"/>
                <w:szCs w:val="22"/>
              </w:rPr>
            </w:pPr>
            <w:r>
              <w:rPr>
                <w:rFonts w:eastAsia="Times New Roman"/>
                <w:sz w:val="22"/>
                <w:szCs w:val="22"/>
              </w:rPr>
              <w:t>133</w:t>
            </w:r>
          </w:p>
        </w:tc>
        <w:tc>
          <w:tcPr>
            <w:tcW w:w="920" w:type="dxa"/>
            <w:vAlign w:val="center"/>
          </w:tcPr>
          <w:p w14:paraId="4274529E" w14:textId="4402446E" w:rsidR="00167456" w:rsidRPr="00A02B77" w:rsidRDefault="00EC53B3" w:rsidP="00B97872">
            <w:pPr>
              <w:jc w:val="center"/>
              <w:rPr>
                <w:rFonts w:eastAsia="Times New Roman"/>
                <w:sz w:val="22"/>
                <w:szCs w:val="22"/>
              </w:rPr>
            </w:pPr>
            <w:r>
              <w:rPr>
                <w:rFonts w:eastAsia="Times New Roman"/>
                <w:sz w:val="22"/>
                <w:szCs w:val="22"/>
              </w:rPr>
              <w:t>107</w:t>
            </w:r>
          </w:p>
        </w:tc>
        <w:tc>
          <w:tcPr>
            <w:tcW w:w="990" w:type="dxa"/>
            <w:vAlign w:val="center"/>
          </w:tcPr>
          <w:p w14:paraId="03924926" w14:textId="08AABFEF" w:rsidR="00167456" w:rsidRPr="00A02B77" w:rsidRDefault="00EC53B3" w:rsidP="00B97872">
            <w:pPr>
              <w:jc w:val="center"/>
              <w:rPr>
                <w:rFonts w:eastAsia="Times New Roman"/>
                <w:sz w:val="22"/>
                <w:szCs w:val="22"/>
              </w:rPr>
            </w:pPr>
            <w:r>
              <w:rPr>
                <w:rFonts w:eastAsia="Times New Roman"/>
                <w:sz w:val="22"/>
                <w:szCs w:val="22"/>
              </w:rPr>
              <w:t>170</w:t>
            </w:r>
          </w:p>
        </w:tc>
        <w:tc>
          <w:tcPr>
            <w:tcW w:w="900" w:type="dxa"/>
            <w:vAlign w:val="center"/>
          </w:tcPr>
          <w:p w14:paraId="1E0CF0CD" w14:textId="027039CA" w:rsidR="00167456" w:rsidRPr="00A02B77" w:rsidRDefault="00EC53B3" w:rsidP="00B97872">
            <w:pPr>
              <w:jc w:val="center"/>
              <w:rPr>
                <w:rFonts w:eastAsia="Times New Roman"/>
                <w:sz w:val="22"/>
                <w:szCs w:val="22"/>
              </w:rPr>
            </w:pPr>
            <w:r>
              <w:rPr>
                <w:rFonts w:eastAsia="Times New Roman"/>
                <w:sz w:val="22"/>
                <w:szCs w:val="22"/>
              </w:rPr>
              <w:t>152</w:t>
            </w:r>
          </w:p>
        </w:tc>
        <w:tc>
          <w:tcPr>
            <w:tcW w:w="917" w:type="dxa"/>
            <w:tcBorders>
              <w:right w:val="single" w:sz="24" w:space="0" w:color="auto"/>
            </w:tcBorders>
            <w:vAlign w:val="center"/>
          </w:tcPr>
          <w:p w14:paraId="717EB293" w14:textId="6939F289" w:rsidR="00167456" w:rsidRPr="00A02B77" w:rsidRDefault="00EC53B3" w:rsidP="00B97872">
            <w:pPr>
              <w:jc w:val="center"/>
              <w:rPr>
                <w:rFonts w:eastAsia="Times New Roman"/>
                <w:sz w:val="22"/>
                <w:szCs w:val="22"/>
              </w:rPr>
            </w:pPr>
            <w:r>
              <w:rPr>
                <w:rFonts w:eastAsia="Times New Roman"/>
                <w:sz w:val="22"/>
                <w:szCs w:val="22"/>
              </w:rPr>
              <w:t>135</w:t>
            </w:r>
          </w:p>
        </w:tc>
        <w:tc>
          <w:tcPr>
            <w:tcW w:w="1097" w:type="dxa"/>
            <w:tcBorders>
              <w:left w:val="single" w:sz="24" w:space="0" w:color="auto"/>
            </w:tcBorders>
            <w:vAlign w:val="center"/>
          </w:tcPr>
          <w:p w14:paraId="2495A3E5" w14:textId="32A35D4B" w:rsidR="00167456" w:rsidRPr="00A02B77" w:rsidRDefault="00EC53B3" w:rsidP="00B97872">
            <w:pPr>
              <w:jc w:val="center"/>
              <w:rPr>
                <w:rFonts w:eastAsia="Times New Roman"/>
                <w:sz w:val="22"/>
                <w:szCs w:val="22"/>
              </w:rPr>
            </w:pPr>
            <w:r>
              <w:rPr>
                <w:rFonts w:eastAsia="Times New Roman"/>
                <w:sz w:val="22"/>
                <w:szCs w:val="22"/>
              </w:rPr>
              <w:t>139.4</w:t>
            </w:r>
          </w:p>
        </w:tc>
        <w:tc>
          <w:tcPr>
            <w:tcW w:w="1126" w:type="dxa"/>
            <w:tcBorders>
              <w:right w:val="single" w:sz="24" w:space="0" w:color="auto"/>
            </w:tcBorders>
            <w:vAlign w:val="center"/>
          </w:tcPr>
          <w:p w14:paraId="1BBD50A6" w14:textId="60204FD5" w:rsidR="00167456" w:rsidRPr="00A02B77" w:rsidRDefault="00A02B77" w:rsidP="00B97872">
            <w:pPr>
              <w:jc w:val="center"/>
              <w:rPr>
                <w:rFonts w:eastAsia="Times New Roman"/>
                <w:sz w:val="22"/>
                <w:szCs w:val="22"/>
              </w:rPr>
            </w:pPr>
            <w:r>
              <w:rPr>
                <w:rFonts w:eastAsia="Times New Roman"/>
                <w:sz w:val="22"/>
                <w:szCs w:val="22"/>
              </w:rPr>
              <w:t>9.39</w:t>
            </w:r>
          </w:p>
        </w:tc>
      </w:tr>
      <w:tr w:rsidR="00167456" w14:paraId="7B90F87F" w14:textId="77777777" w:rsidTr="00B97872">
        <w:trPr>
          <w:jc w:val="center"/>
        </w:trPr>
        <w:tc>
          <w:tcPr>
            <w:tcW w:w="1410" w:type="dxa"/>
            <w:vMerge/>
            <w:tcBorders>
              <w:left w:val="single" w:sz="24" w:space="0" w:color="auto"/>
              <w:right w:val="single" w:sz="24" w:space="0" w:color="auto"/>
            </w:tcBorders>
            <w:vAlign w:val="center"/>
          </w:tcPr>
          <w:p w14:paraId="4B0E76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E5B6B8"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7B9F619E" w14:textId="4A733836" w:rsidR="00167456" w:rsidRPr="00A02B77" w:rsidRDefault="00EC53B3" w:rsidP="00B97872">
            <w:pPr>
              <w:jc w:val="center"/>
              <w:rPr>
                <w:rFonts w:eastAsia="Times New Roman"/>
                <w:sz w:val="22"/>
                <w:szCs w:val="22"/>
              </w:rPr>
            </w:pPr>
            <w:r>
              <w:rPr>
                <w:rFonts w:eastAsia="Times New Roman"/>
                <w:sz w:val="22"/>
                <w:szCs w:val="22"/>
              </w:rPr>
              <w:t>178</w:t>
            </w:r>
          </w:p>
        </w:tc>
        <w:tc>
          <w:tcPr>
            <w:tcW w:w="920" w:type="dxa"/>
            <w:vAlign w:val="center"/>
          </w:tcPr>
          <w:p w14:paraId="2C70F41E" w14:textId="49943D16" w:rsidR="00167456" w:rsidRPr="00A02B77" w:rsidRDefault="00EC53B3" w:rsidP="00B97872">
            <w:pPr>
              <w:jc w:val="center"/>
              <w:rPr>
                <w:rFonts w:eastAsia="Times New Roman"/>
                <w:sz w:val="22"/>
                <w:szCs w:val="22"/>
              </w:rPr>
            </w:pPr>
            <w:r>
              <w:rPr>
                <w:rFonts w:eastAsia="Times New Roman"/>
                <w:sz w:val="22"/>
                <w:szCs w:val="22"/>
              </w:rPr>
              <w:t>128</w:t>
            </w:r>
          </w:p>
        </w:tc>
        <w:tc>
          <w:tcPr>
            <w:tcW w:w="990" w:type="dxa"/>
            <w:vAlign w:val="center"/>
          </w:tcPr>
          <w:p w14:paraId="0451F759" w14:textId="1991DF96" w:rsidR="00167456" w:rsidRPr="00A02B77" w:rsidRDefault="00EC53B3" w:rsidP="00B97872">
            <w:pPr>
              <w:jc w:val="center"/>
              <w:rPr>
                <w:rFonts w:eastAsia="Times New Roman"/>
                <w:sz w:val="22"/>
                <w:szCs w:val="22"/>
              </w:rPr>
            </w:pPr>
            <w:r>
              <w:rPr>
                <w:rFonts w:eastAsia="Times New Roman"/>
                <w:sz w:val="22"/>
                <w:szCs w:val="22"/>
              </w:rPr>
              <w:t>228</w:t>
            </w:r>
          </w:p>
        </w:tc>
        <w:tc>
          <w:tcPr>
            <w:tcW w:w="900" w:type="dxa"/>
            <w:vAlign w:val="center"/>
          </w:tcPr>
          <w:p w14:paraId="578AB9A4" w14:textId="18BD03A4" w:rsidR="00167456" w:rsidRPr="00A02B77" w:rsidRDefault="00EC53B3" w:rsidP="00B97872">
            <w:pPr>
              <w:jc w:val="center"/>
              <w:rPr>
                <w:rFonts w:eastAsia="Times New Roman"/>
                <w:sz w:val="22"/>
                <w:szCs w:val="22"/>
              </w:rPr>
            </w:pPr>
            <w:r>
              <w:rPr>
                <w:rFonts w:eastAsia="Times New Roman"/>
                <w:sz w:val="22"/>
                <w:szCs w:val="22"/>
              </w:rPr>
              <w:t>185</w:t>
            </w:r>
          </w:p>
        </w:tc>
        <w:tc>
          <w:tcPr>
            <w:tcW w:w="917" w:type="dxa"/>
            <w:tcBorders>
              <w:right w:val="single" w:sz="24" w:space="0" w:color="auto"/>
            </w:tcBorders>
            <w:vAlign w:val="center"/>
          </w:tcPr>
          <w:p w14:paraId="0000BE25" w14:textId="1F33661C" w:rsidR="00167456" w:rsidRPr="00A02B77" w:rsidRDefault="00EC53B3"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378B44B1" w14:textId="403EDA3E" w:rsidR="00167456" w:rsidRPr="00A02B77" w:rsidRDefault="00EC53B3" w:rsidP="00B97872">
            <w:pPr>
              <w:jc w:val="center"/>
              <w:rPr>
                <w:rFonts w:eastAsia="Times New Roman"/>
                <w:sz w:val="22"/>
                <w:szCs w:val="22"/>
              </w:rPr>
            </w:pPr>
            <w:r>
              <w:rPr>
                <w:rFonts w:eastAsia="Times New Roman"/>
                <w:sz w:val="22"/>
                <w:szCs w:val="22"/>
              </w:rPr>
              <w:t>174</w:t>
            </w:r>
          </w:p>
        </w:tc>
        <w:tc>
          <w:tcPr>
            <w:tcW w:w="1126" w:type="dxa"/>
            <w:tcBorders>
              <w:right w:val="single" w:sz="24" w:space="0" w:color="auto"/>
            </w:tcBorders>
            <w:vAlign w:val="center"/>
          </w:tcPr>
          <w:p w14:paraId="74D71D6E" w14:textId="155A1026" w:rsidR="00167456" w:rsidRPr="00A02B77" w:rsidRDefault="00A02B77" w:rsidP="00B97872">
            <w:pPr>
              <w:jc w:val="center"/>
              <w:rPr>
                <w:rFonts w:eastAsia="Times New Roman"/>
                <w:sz w:val="22"/>
                <w:szCs w:val="22"/>
              </w:rPr>
            </w:pPr>
            <w:r>
              <w:rPr>
                <w:rFonts w:eastAsia="Times New Roman"/>
                <w:sz w:val="22"/>
                <w:szCs w:val="22"/>
              </w:rPr>
              <w:t>15.10</w:t>
            </w:r>
          </w:p>
        </w:tc>
      </w:tr>
      <w:tr w:rsidR="00167456" w14:paraId="118A46AF" w14:textId="77777777" w:rsidTr="00B97872">
        <w:trPr>
          <w:jc w:val="center"/>
        </w:trPr>
        <w:tc>
          <w:tcPr>
            <w:tcW w:w="1410" w:type="dxa"/>
            <w:vMerge/>
            <w:tcBorders>
              <w:left w:val="single" w:sz="24" w:space="0" w:color="auto"/>
              <w:right w:val="single" w:sz="24" w:space="0" w:color="auto"/>
            </w:tcBorders>
            <w:vAlign w:val="center"/>
          </w:tcPr>
          <w:p w14:paraId="039A23F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B617525"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74D7E6CD" w14:textId="56DEF1D2" w:rsidR="00167456" w:rsidRPr="00A02B77" w:rsidRDefault="00EC53B3" w:rsidP="00B97872">
            <w:pPr>
              <w:jc w:val="center"/>
              <w:rPr>
                <w:rFonts w:eastAsia="Times New Roman"/>
                <w:sz w:val="22"/>
                <w:szCs w:val="22"/>
              </w:rPr>
            </w:pPr>
            <w:r>
              <w:rPr>
                <w:rFonts w:eastAsia="Times New Roman"/>
                <w:sz w:val="22"/>
                <w:szCs w:val="22"/>
              </w:rPr>
              <w:t>204</w:t>
            </w:r>
          </w:p>
        </w:tc>
        <w:tc>
          <w:tcPr>
            <w:tcW w:w="920" w:type="dxa"/>
            <w:vAlign w:val="center"/>
          </w:tcPr>
          <w:p w14:paraId="19BE48ED" w14:textId="2483EBDF" w:rsidR="00167456" w:rsidRPr="00A02B77" w:rsidRDefault="00EC53B3" w:rsidP="00B97872">
            <w:pPr>
              <w:jc w:val="center"/>
              <w:rPr>
                <w:rFonts w:eastAsia="Times New Roman"/>
                <w:sz w:val="22"/>
                <w:szCs w:val="22"/>
              </w:rPr>
            </w:pPr>
            <w:r>
              <w:rPr>
                <w:rFonts w:eastAsia="Times New Roman"/>
                <w:sz w:val="22"/>
                <w:szCs w:val="22"/>
              </w:rPr>
              <w:t>146</w:t>
            </w:r>
          </w:p>
        </w:tc>
        <w:tc>
          <w:tcPr>
            <w:tcW w:w="990" w:type="dxa"/>
            <w:vAlign w:val="center"/>
          </w:tcPr>
          <w:p w14:paraId="340068B7" w14:textId="31517634" w:rsidR="00167456" w:rsidRPr="00A02B77" w:rsidRDefault="00EC53B3" w:rsidP="00B97872">
            <w:pPr>
              <w:jc w:val="center"/>
              <w:rPr>
                <w:rFonts w:eastAsia="Times New Roman"/>
                <w:sz w:val="22"/>
                <w:szCs w:val="22"/>
              </w:rPr>
            </w:pPr>
            <w:r>
              <w:rPr>
                <w:rFonts w:eastAsia="Times New Roman"/>
                <w:sz w:val="22"/>
                <w:szCs w:val="22"/>
              </w:rPr>
              <w:t>233</w:t>
            </w:r>
          </w:p>
        </w:tc>
        <w:tc>
          <w:tcPr>
            <w:tcW w:w="900" w:type="dxa"/>
            <w:vAlign w:val="center"/>
          </w:tcPr>
          <w:p w14:paraId="0EBE0C4D" w14:textId="1670E35A" w:rsidR="00167456" w:rsidRPr="00A02B77" w:rsidRDefault="00EC53B3" w:rsidP="00B97872">
            <w:pPr>
              <w:jc w:val="center"/>
              <w:rPr>
                <w:rFonts w:eastAsia="Times New Roman"/>
                <w:sz w:val="22"/>
                <w:szCs w:val="22"/>
              </w:rPr>
            </w:pPr>
            <w:r>
              <w:rPr>
                <w:rFonts w:eastAsia="Times New Roman"/>
                <w:sz w:val="22"/>
                <w:szCs w:val="22"/>
              </w:rPr>
              <w:t>195</w:t>
            </w:r>
          </w:p>
        </w:tc>
        <w:tc>
          <w:tcPr>
            <w:tcW w:w="917" w:type="dxa"/>
            <w:tcBorders>
              <w:right w:val="single" w:sz="24" w:space="0" w:color="auto"/>
            </w:tcBorders>
            <w:vAlign w:val="center"/>
          </w:tcPr>
          <w:p w14:paraId="2BEA94F4" w14:textId="65E163CD" w:rsidR="00167456" w:rsidRPr="00A02B77" w:rsidRDefault="00EC53B3" w:rsidP="00B97872">
            <w:pPr>
              <w:jc w:val="center"/>
              <w:rPr>
                <w:rFonts w:eastAsia="Times New Roman"/>
                <w:sz w:val="22"/>
                <w:szCs w:val="22"/>
              </w:rPr>
            </w:pPr>
            <w:r>
              <w:rPr>
                <w:rFonts w:eastAsia="Times New Roman"/>
                <w:sz w:val="22"/>
                <w:szCs w:val="22"/>
              </w:rPr>
              <w:t>189</w:t>
            </w:r>
          </w:p>
        </w:tc>
        <w:tc>
          <w:tcPr>
            <w:tcW w:w="1097" w:type="dxa"/>
            <w:tcBorders>
              <w:left w:val="single" w:sz="24" w:space="0" w:color="auto"/>
            </w:tcBorders>
            <w:vAlign w:val="center"/>
          </w:tcPr>
          <w:p w14:paraId="61612A35" w14:textId="464747C0" w:rsidR="00167456" w:rsidRPr="00A02B77" w:rsidRDefault="00EC53B3" w:rsidP="00B97872">
            <w:pPr>
              <w:jc w:val="center"/>
              <w:rPr>
                <w:rFonts w:eastAsia="Times New Roman"/>
                <w:sz w:val="22"/>
                <w:szCs w:val="22"/>
              </w:rPr>
            </w:pPr>
            <w:r>
              <w:rPr>
                <w:rFonts w:eastAsia="Times New Roman"/>
                <w:sz w:val="22"/>
                <w:szCs w:val="22"/>
              </w:rPr>
              <w:t>193.4</w:t>
            </w:r>
          </w:p>
        </w:tc>
        <w:tc>
          <w:tcPr>
            <w:tcW w:w="1126" w:type="dxa"/>
            <w:tcBorders>
              <w:right w:val="single" w:sz="24" w:space="0" w:color="auto"/>
            </w:tcBorders>
            <w:vAlign w:val="center"/>
          </w:tcPr>
          <w:p w14:paraId="679D1DBA" w14:textId="1D736957" w:rsidR="00167456" w:rsidRPr="00A02B77" w:rsidRDefault="00A02B77" w:rsidP="00B97872">
            <w:pPr>
              <w:jc w:val="center"/>
              <w:rPr>
                <w:rFonts w:eastAsia="Times New Roman"/>
                <w:sz w:val="22"/>
                <w:szCs w:val="22"/>
              </w:rPr>
            </w:pPr>
            <w:r>
              <w:rPr>
                <w:rFonts w:eastAsia="Times New Roman"/>
                <w:sz w:val="22"/>
                <w:szCs w:val="22"/>
              </w:rPr>
              <w:t>12.57</w:t>
            </w:r>
          </w:p>
        </w:tc>
      </w:tr>
      <w:tr w:rsidR="00167456" w14:paraId="128FDBE3" w14:textId="77777777" w:rsidTr="00B97872">
        <w:trPr>
          <w:jc w:val="center"/>
        </w:trPr>
        <w:tc>
          <w:tcPr>
            <w:tcW w:w="1410" w:type="dxa"/>
            <w:vMerge/>
            <w:tcBorders>
              <w:left w:val="single" w:sz="24" w:space="0" w:color="auto"/>
              <w:right w:val="single" w:sz="24" w:space="0" w:color="auto"/>
            </w:tcBorders>
            <w:vAlign w:val="center"/>
          </w:tcPr>
          <w:p w14:paraId="00C6607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56ECA15"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164B6B36" w14:textId="41EC3262" w:rsidR="00167456" w:rsidRPr="00A02B77" w:rsidRDefault="00EC53B3" w:rsidP="00B97872">
            <w:pPr>
              <w:jc w:val="center"/>
              <w:rPr>
                <w:rFonts w:eastAsia="Times New Roman"/>
                <w:sz w:val="22"/>
                <w:szCs w:val="22"/>
              </w:rPr>
            </w:pPr>
            <w:r>
              <w:rPr>
                <w:rFonts w:eastAsia="Times New Roman"/>
                <w:sz w:val="22"/>
                <w:szCs w:val="22"/>
              </w:rPr>
              <w:t>220</w:t>
            </w:r>
          </w:p>
        </w:tc>
        <w:tc>
          <w:tcPr>
            <w:tcW w:w="920" w:type="dxa"/>
            <w:vAlign w:val="center"/>
          </w:tcPr>
          <w:p w14:paraId="665CC4EA" w14:textId="73FC8CEB" w:rsidR="00167456" w:rsidRPr="00A02B77" w:rsidRDefault="00EC53B3" w:rsidP="00B97872">
            <w:pPr>
              <w:jc w:val="center"/>
              <w:rPr>
                <w:rFonts w:eastAsia="Times New Roman"/>
                <w:sz w:val="22"/>
                <w:szCs w:val="22"/>
              </w:rPr>
            </w:pPr>
            <w:r>
              <w:rPr>
                <w:rFonts w:eastAsia="Times New Roman"/>
                <w:sz w:val="22"/>
                <w:szCs w:val="22"/>
              </w:rPr>
              <w:t>161</w:t>
            </w:r>
          </w:p>
        </w:tc>
        <w:tc>
          <w:tcPr>
            <w:tcW w:w="990" w:type="dxa"/>
            <w:vAlign w:val="center"/>
          </w:tcPr>
          <w:p w14:paraId="0FFB3E18" w14:textId="1D307A0A" w:rsidR="00167456" w:rsidRPr="00A02B77" w:rsidRDefault="00EC53B3" w:rsidP="00B97872">
            <w:pPr>
              <w:jc w:val="center"/>
              <w:rPr>
                <w:rFonts w:eastAsia="Times New Roman"/>
                <w:sz w:val="22"/>
                <w:szCs w:val="22"/>
              </w:rPr>
            </w:pPr>
            <w:r>
              <w:rPr>
                <w:rFonts w:eastAsia="Times New Roman"/>
                <w:sz w:val="22"/>
                <w:szCs w:val="22"/>
              </w:rPr>
              <w:t>-</w:t>
            </w:r>
          </w:p>
        </w:tc>
        <w:tc>
          <w:tcPr>
            <w:tcW w:w="900" w:type="dxa"/>
            <w:vAlign w:val="center"/>
          </w:tcPr>
          <w:p w14:paraId="3489E693" w14:textId="55B2CD31" w:rsidR="00167456" w:rsidRPr="00A02B77" w:rsidRDefault="00EC53B3" w:rsidP="00B97872">
            <w:pPr>
              <w:jc w:val="center"/>
              <w:rPr>
                <w:rFonts w:eastAsia="Times New Roman"/>
                <w:sz w:val="22"/>
                <w:szCs w:val="22"/>
              </w:rPr>
            </w:pPr>
            <w:r>
              <w:rPr>
                <w:rFonts w:eastAsia="Times New Roman"/>
                <w:sz w:val="22"/>
                <w:szCs w:val="22"/>
              </w:rPr>
              <w:t>226</w:t>
            </w:r>
          </w:p>
        </w:tc>
        <w:tc>
          <w:tcPr>
            <w:tcW w:w="917" w:type="dxa"/>
            <w:tcBorders>
              <w:right w:val="single" w:sz="24" w:space="0" w:color="auto"/>
            </w:tcBorders>
            <w:vAlign w:val="center"/>
          </w:tcPr>
          <w:p w14:paraId="295F76A9" w14:textId="12BEA6D6" w:rsidR="00167456" w:rsidRPr="00A02B77" w:rsidRDefault="00EC53B3" w:rsidP="00B97872">
            <w:pPr>
              <w:jc w:val="center"/>
              <w:rPr>
                <w:rFonts w:eastAsia="Times New Roman"/>
                <w:sz w:val="22"/>
                <w:szCs w:val="22"/>
              </w:rPr>
            </w:pPr>
            <w:r>
              <w:rPr>
                <w:rFonts w:eastAsia="Times New Roman"/>
                <w:sz w:val="22"/>
                <w:szCs w:val="22"/>
              </w:rPr>
              <w:t>211</w:t>
            </w:r>
          </w:p>
        </w:tc>
        <w:tc>
          <w:tcPr>
            <w:tcW w:w="1097" w:type="dxa"/>
            <w:tcBorders>
              <w:left w:val="single" w:sz="24" w:space="0" w:color="auto"/>
            </w:tcBorders>
            <w:vAlign w:val="center"/>
          </w:tcPr>
          <w:p w14:paraId="4E580264" w14:textId="3AD530FB" w:rsidR="00167456" w:rsidRPr="00A02B77" w:rsidRDefault="00EC53B3" w:rsidP="00B97872">
            <w:pPr>
              <w:jc w:val="center"/>
              <w:rPr>
                <w:rFonts w:eastAsia="Times New Roman"/>
                <w:sz w:val="22"/>
                <w:szCs w:val="22"/>
              </w:rPr>
            </w:pPr>
            <w:r>
              <w:rPr>
                <w:rFonts w:eastAsia="Times New Roman"/>
                <w:sz w:val="22"/>
                <w:szCs w:val="22"/>
              </w:rPr>
              <w:t>204.5</w:t>
            </w:r>
          </w:p>
        </w:tc>
        <w:tc>
          <w:tcPr>
            <w:tcW w:w="1126" w:type="dxa"/>
            <w:tcBorders>
              <w:right w:val="single" w:sz="24" w:space="0" w:color="auto"/>
            </w:tcBorders>
            <w:vAlign w:val="center"/>
          </w:tcPr>
          <w:p w14:paraId="21609DBB" w14:textId="038FA4A1" w:rsidR="00167456" w:rsidRPr="00A02B77" w:rsidRDefault="00A02B77" w:rsidP="00B97872">
            <w:pPr>
              <w:jc w:val="center"/>
              <w:rPr>
                <w:rFonts w:eastAsia="Times New Roman"/>
                <w:sz w:val="22"/>
                <w:szCs w:val="22"/>
              </w:rPr>
            </w:pPr>
            <w:r>
              <w:rPr>
                <w:rFonts w:eastAsia="Times New Roman"/>
                <w:sz w:val="22"/>
                <w:szCs w:val="22"/>
              </w:rPr>
              <w:t>12.84</w:t>
            </w:r>
          </w:p>
        </w:tc>
      </w:tr>
      <w:tr w:rsidR="00167456" w14:paraId="7CB0C8DC"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33F35BD9"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1A175925"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C39498" w14:textId="1D55B5C4" w:rsidR="00167456" w:rsidRPr="00A02B77" w:rsidRDefault="00EC53B3"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284EE1" w14:textId="1BD42C70" w:rsidR="00167456" w:rsidRPr="00A02B77" w:rsidRDefault="00EC53B3" w:rsidP="00B97872">
            <w:pPr>
              <w:jc w:val="center"/>
              <w:rPr>
                <w:rFonts w:eastAsia="Times New Roman"/>
                <w:sz w:val="22"/>
                <w:szCs w:val="22"/>
              </w:rPr>
            </w:pPr>
            <w:r>
              <w:rPr>
                <w:rFonts w:eastAsia="Times New Roman"/>
                <w:sz w:val="22"/>
                <w:szCs w:val="22"/>
              </w:rPr>
              <w:t>169</w:t>
            </w:r>
          </w:p>
        </w:tc>
        <w:tc>
          <w:tcPr>
            <w:tcW w:w="990" w:type="dxa"/>
            <w:tcBorders>
              <w:bottom w:val="single" w:sz="24" w:space="0" w:color="auto"/>
            </w:tcBorders>
            <w:vAlign w:val="center"/>
          </w:tcPr>
          <w:p w14:paraId="1366E868" w14:textId="67C6A09B" w:rsidR="00167456" w:rsidRPr="00A02B77" w:rsidRDefault="00EC53B3"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DEE8903" w14:textId="4776BDD2" w:rsidR="00167456" w:rsidRPr="00A02B77" w:rsidRDefault="00EC53B3"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730B30DF" w14:textId="4423110C" w:rsidR="00167456" w:rsidRPr="00A02B77" w:rsidRDefault="00EC53B3"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bottom w:val="single" w:sz="24" w:space="0" w:color="auto"/>
            </w:tcBorders>
            <w:vAlign w:val="center"/>
          </w:tcPr>
          <w:p w14:paraId="0F5ED3B9" w14:textId="1FC4DFFB" w:rsidR="00167456" w:rsidRPr="00A02B77" w:rsidRDefault="00EC53B3" w:rsidP="00B97872">
            <w:pPr>
              <w:jc w:val="center"/>
              <w:rPr>
                <w:rFonts w:eastAsia="Times New Roman"/>
                <w:sz w:val="22"/>
                <w:szCs w:val="22"/>
              </w:rPr>
            </w:pPr>
            <w:r>
              <w:rPr>
                <w:rFonts w:eastAsia="Times New Roman"/>
                <w:sz w:val="22"/>
                <w:szCs w:val="22"/>
              </w:rPr>
              <w:t>195.5</w:t>
            </w:r>
          </w:p>
        </w:tc>
        <w:tc>
          <w:tcPr>
            <w:tcW w:w="1126" w:type="dxa"/>
            <w:tcBorders>
              <w:bottom w:val="single" w:sz="24" w:space="0" w:color="auto"/>
              <w:right w:val="single" w:sz="24" w:space="0" w:color="auto"/>
            </w:tcBorders>
            <w:vAlign w:val="center"/>
          </w:tcPr>
          <w:p w14:paraId="43ED2BA9" w14:textId="0F834659" w:rsidR="00167456" w:rsidRPr="00A02B77" w:rsidRDefault="00A02B77" w:rsidP="00B97872">
            <w:pPr>
              <w:jc w:val="center"/>
              <w:rPr>
                <w:rFonts w:eastAsia="Times New Roman"/>
                <w:sz w:val="22"/>
                <w:szCs w:val="22"/>
              </w:rPr>
            </w:pPr>
            <w:r>
              <w:rPr>
                <w:rFonts w:eastAsia="Times New Roman"/>
                <w:sz w:val="22"/>
                <w:szCs w:val="22"/>
              </w:rPr>
              <w:t>18.74</w:t>
            </w:r>
          </w:p>
        </w:tc>
      </w:tr>
    </w:tbl>
    <w:p w14:paraId="763CDF84" w14:textId="39C29F8E" w:rsidR="00167456" w:rsidRPr="00B0424D" w:rsidRDefault="00830EE5" w:rsidP="00B0424D">
      <w:pPr>
        <w:rPr>
          <w:rFonts w:eastAsia="Times New Roman"/>
          <w:b/>
          <w:sz w:val="22"/>
          <w:szCs w:val="22"/>
        </w:rPr>
      </w:pPr>
      <w:r>
        <w:rPr>
          <w:rFonts w:eastAsia="Times New Roman"/>
          <w:sz w:val="22"/>
          <w:szCs w:val="22"/>
        </w:rPr>
        <w:t>Table 6.4: 15-20%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007C415C"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1857BDF9"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791FA609"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E31AA6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6262B9B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10C19828"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39E414A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7DF92747"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5A64C793"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67494B1C"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01D362EB"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25867A82"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3169C5B"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05791259" w14:textId="77777777" w:rsidR="00167456" w:rsidRDefault="00167456" w:rsidP="00B97872">
            <w:pPr>
              <w:jc w:val="center"/>
              <w:rPr>
                <w:rFonts w:eastAsia="Times New Roman"/>
                <w:b/>
                <w:sz w:val="22"/>
                <w:szCs w:val="22"/>
              </w:rPr>
            </w:pPr>
          </w:p>
        </w:tc>
      </w:tr>
      <w:tr w:rsidR="00167456" w14:paraId="36B8CCA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DF6F65E"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36566B10" w14:textId="01BE9CB2" w:rsidR="00167456" w:rsidRPr="0024714C" w:rsidRDefault="0024714C" w:rsidP="00B97872">
            <w:pPr>
              <w:jc w:val="center"/>
              <w:rPr>
                <w:rFonts w:eastAsia="Times New Roman"/>
                <w:sz w:val="22"/>
                <w:szCs w:val="22"/>
              </w:rPr>
            </w:pPr>
            <w:r>
              <w:rPr>
                <w:rFonts w:eastAsia="Times New Roman"/>
                <w:sz w:val="22"/>
                <w:szCs w:val="22"/>
              </w:rPr>
              <w:t>25</w:t>
            </w:r>
          </w:p>
        </w:tc>
        <w:tc>
          <w:tcPr>
            <w:tcW w:w="920" w:type="dxa"/>
            <w:tcBorders>
              <w:top w:val="single" w:sz="24" w:space="0" w:color="auto"/>
            </w:tcBorders>
            <w:vAlign w:val="center"/>
          </w:tcPr>
          <w:p w14:paraId="2C56027B" w14:textId="088E174F" w:rsidR="00167456" w:rsidRPr="0024714C" w:rsidRDefault="0024714C" w:rsidP="00B97872">
            <w:pPr>
              <w:jc w:val="center"/>
              <w:rPr>
                <w:rFonts w:eastAsia="Times New Roman"/>
                <w:sz w:val="22"/>
                <w:szCs w:val="22"/>
              </w:rPr>
            </w:pPr>
            <w:r>
              <w:rPr>
                <w:rFonts w:eastAsia="Times New Roman"/>
                <w:sz w:val="22"/>
                <w:szCs w:val="22"/>
              </w:rPr>
              <w:t>25.9</w:t>
            </w:r>
          </w:p>
        </w:tc>
        <w:tc>
          <w:tcPr>
            <w:tcW w:w="990" w:type="dxa"/>
            <w:tcBorders>
              <w:top w:val="single" w:sz="24" w:space="0" w:color="auto"/>
            </w:tcBorders>
            <w:vAlign w:val="center"/>
          </w:tcPr>
          <w:p w14:paraId="7AA9EEF7" w14:textId="4E20DF7B" w:rsidR="00167456" w:rsidRPr="0024714C" w:rsidRDefault="0024714C" w:rsidP="00B97872">
            <w:pPr>
              <w:jc w:val="center"/>
              <w:rPr>
                <w:rFonts w:eastAsia="Times New Roman"/>
                <w:sz w:val="22"/>
                <w:szCs w:val="22"/>
              </w:rPr>
            </w:pPr>
            <w:r>
              <w:rPr>
                <w:rFonts w:eastAsia="Times New Roman"/>
                <w:sz w:val="22"/>
                <w:szCs w:val="22"/>
              </w:rPr>
              <w:t>23.3</w:t>
            </w:r>
          </w:p>
        </w:tc>
        <w:tc>
          <w:tcPr>
            <w:tcW w:w="900" w:type="dxa"/>
            <w:tcBorders>
              <w:top w:val="single" w:sz="24" w:space="0" w:color="auto"/>
            </w:tcBorders>
            <w:vAlign w:val="center"/>
          </w:tcPr>
          <w:p w14:paraId="6441621B" w14:textId="675C245B" w:rsidR="00167456" w:rsidRPr="0024714C" w:rsidRDefault="0024714C" w:rsidP="00B97872">
            <w:pPr>
              <w:jc w:val="center"/>
              <w:rPr>
                <w:rFonts w:eastAsia="Times New Roman"/>
                <w:sz w:val="22"/>
                <w:szCs w:val="22"/>
              </w:rPr>
            </w:pPr>
            <w:r>
              <w:rPr>
                <w:rFonts w:eastAsia="Times New Roman"/>
                <w:sz w:val="22"/>
                <w:szCs w:val="22"/>
              </w:rPr>
              <w:t>23.4</w:t>
            </w:r>
          </w:p>
        </w:tc>
        <w:tc>
          <w:tcPr>
            <w:tcW w:w="917" w:type="dxa"/>
            <w:tcBorders>
              <w:top w:val="single" w:sz="24" w:space="0" w:color="auto"/>
              <w:right w:val="single" w:sz="24" w:space="0" w:color="auto"/>
            </w:tcBorders>
            <w:vAlign w:val="center"/>
          </w:tcPr>
          <w:p w14:paraId="3B5D80B2" w14:textId="7798D230" w:rsidR="00167456" w:rsidRPr="0024714C" w:rsidRDefault="0024714C" w:rsidP="00B97872">
            <w:pPr>
              <w:jc w:val="center"/>
              <w:rPr>
                <w:rFonts w:eastAsia="Times New Roman"/>
                <w:sz w:val="22"/>
                <w:szCs w:val="22"/>
              </w:rPr>
            </w:pPr>
            <w:r>
              <w:rPr>
                <w:rFonts w:eastAsia="Times New Roman"/>
                <w:sz w:val="22"/>
                <w:szCs w:val="22"/>
              </w:rPr>
              <w:t>20.1</w:t>
            </w:r>
          </w:p>
        </w:tc>
        <w:tc>
          <w:tcPr>
            <w:tcW w:w="1097" w:type="dxa"/>
            <w:tcBorders>
              <w:top w:val="single" w:sz="24" w:space="0" w:color="auto"/>
              <w:left w:val="single" w:sz="24" w:space="0" w:color="auto"/>
            </w:tcBorders>
            <w:vAlign w:val="center"/>
          </w:tcPr>
          <w:p w14:paraId="0D1F132B" w14:textId="3CC47A71" w:rsidR="00167456" w:rsidRPr="0024714C" w:rsidRDefault="0024714C" w:rsidP="00B97872">
            <w:pPr>
              <w:jc w:val="center"/>
              <w:rPr>
                <w:rFonts w:eastAsia="Times New Roman"/>
                <w:sz w:val="22"/>
                <w:szCs w:val="22"/>
              </w:rPr>
            </w:pPr>
            <w:r>
              <w:rPr>
                <w:rFonts w:eastAsia="Times New Roman"/>
                <w:sz w:val="22"/>
                <w:szCs w:val="22"/>
              </w:rPr>
              <w:t>23.54</w:t>
            </w:r>
          </w:p>
        </w:tc>
        <w:tc>
          <w:tcPr>
            <w:tcW w:w="1126" w:type="dxa"/>
            <w:tcBorders>
              <w:top w:val="single" w:sz="24" w:space="0" w:color="auto"/>
              <w:right w:val="single" w:sz="24" w:space="0" w:color="auto"/>
            </w:tcBorders>
            <w:vAlign w:val="center"/>
          </w:tcPr>
          <w:p w14:paraId="7C2F1EAD" w14:textId="3DD19B03" w:rsidR="00167456" w:rsidRPr="0024714C" w:rsidRDefault="0024714C" w:rsidP="00B97872">
            <w:pPr>
              <w:jc w:val="center"/>
              <w:rPr>
                <w:rFonts w:eastAsia="Times New Roman"/>
                <w:sz w:val="22"/>
                <w:szCs w:val="22"/>
              </w:rPr>
            </w:pPr>
            <w:r>
              <w:rPr>
                <w:rFonts w:eastAsia="Times New Roman"/>
                <w:sz w:val="22"/>
                <w:szCs w:val="22"/>
              </w:rPr>
              <w:t>0.89</w:t>
            </w:r>
          </w:p>
        </w:tc>
      </w:tr>
      <w:tr w:rsidR="00167456" w14:paraId="2CBB0136"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A911689"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5B1A721D" w14:textId="5C31343F" w:rsidR="00167456" w:rsidRPr="0024714C" w:rsidRDefault="0024714C"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2098B567" w14:textId="48C55002" w:rsidR="00167456" w:rsidRPr="0024714C" w:rsidRDefault="0024714C" w:rsidP="00B97872">
            <w:pPr>
              <w:jc w:val="center"/>
              <w:rPr>
                <w:rFonts w:eastAsia="Times New Roman"/>
                <w:sz w:val="22"/>
                <w:szCs w:val="22"/>
              </w:rPr>
            </w:pPr>
            <w:r>
              <w:rPr>
                <w:rFonts w:eastAsia="Times New Roman"/>
                <w:sz w:val="22"/>
                <w:szCs w:val="22"/>
              </w:rPr>
              <w:t>48</w:t>
            </w:r>
          </w:p>
        </w:tc>
        <w:tc>
          <w:tcPr>
            <w:tcW w:w="990" w:type="dxa"/>
            <w:tcBorders>
              <w:bottom w:val="single" w:sz="24" w:space="0" w:color="auto"/>
            </w:tcBorders>
            <w:vAlign w:val="center"/>
          </w:tcPr>
          <w:p w14:paraId="1D73F55B" w14:textId="685C9AE2" w:rsidR="00167456" w:rsidRPr="0024714C" w:rsidRDefault="0024714C" w:rsidP="00B97872">
            <w:pPr>
              <w:jc w:val="center"/>
              <w:rPr>
                <w:rFonts w:eastAsia="Times New Roman"/>
                <w:sz w:val="22"/>
                <w:szCs w:val="22"/>
              </w:rPr>
            </w:pPr>
            <w:r>
              <w:rPr>
                <w:rFonts w:eastAsia="Times New Roman"/>
                <w:sz w:val="22"/>
                <w:szCs w:val="22"/>
              </w:rPr>
              <w:t>48</w:t>
            </w:r>
          </w:p>
        </w:tc>
        <w:tc>
          <w:tcPr>
            <w:tcW w:w="900" w:type="dxa"/>
            <w:tcBorders>
              <w:bottom w:val="single" w:sz="24" w:space="0" w:color="auto"/>
            </w:tcBorders>
            <w:vAlign w:val="center"/>
          </w:tcPr>
          <w:p w14:paraId="04985BBC" w14:textId="7FBB5506" w:rsidR="00167456" w:rsidRPr="0024714C" w:rsidRDefault="0024714C" w:rsidP="00B97872">
            <w:pPr>
              <w:jc w:val="center"/>
              <w:rPr>
                <w:rFonts w:eastAsia="Times New Roman"/>
                <w:sz w:val="22"/>
                <w:szCs w:val="22"/>
              </w:rPr>
            </w:pPr>
            <w:r>
              <w:rPr>
                <w:rFonts w:eastAsia="Times New Roman"/>
                <w:sz w:val="22"/>
                <w:szCs w:val="22"/>
              </w:rPr>
              <w:t>54</w:t>
            </w:r>
          </w:p>
        </w:tc>
        <w:tc>
          <w:tcPr>
            <w:tcW w:w="917" w:type="dxa"/>
            <w:tcBorders>
              <w:bottom w:val="single" w:sz="24" w:space="0" w:color="auto"/>
              <w:right w:val="single" w:sz="24" w:space="0" w:color="auto"/>
            </w:tcBorders>
            <w:vAlign w:val="center"/>
          </w:tcPr>
          <w:p w14:paraId="6403ED32" w14:textId="095F0709" w:rsidR="00167456" w:rsidRPr="0024714C" w:rsidRDefault="0024714C"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5AF9652" w14:textId="709E664F" w:rsidR="00167456" w:rsidRPr="0024714C" w:rsidRDefault="0024714C" w:rsidP="00B97872">
            <w:pPr>
              <w:jc w:val="center"/>
              <w:rPr>
                <w:rFonts w:eastAsia="Times New Roman"/>
                <w:sz w:val="22"/>
                <w:szCs w:val="22"/>
              </w:rPr>
            </w:pPr>
            <w:r>
              <w:rPr>
                <w:rFonts w:eastAsia="Times New Roman"/>
                <w:sz w:val="22"/>
                <w:szCs w:val="22"/>
              </w:rPr>
              <w:t>48</w:t>
            </w:r>
          </w:p>
        </w:tc>
        <w:tc>
          <w:tcPr>
            <w:tcW w:w="1126" w:type="dxa"/>
            <w:tcBorders>
              <w:bottom w:val="single" w:sz="24" w:space="0" w:color="auto"/>
              <w:right w:val="single" w:sz="24" w:space="0" w:color="auto"/>
            </w:tcBorders>
            <w:vAlign w:val="center"/>
          </w:tcPr>
          <w:p w14:paraId="3C2684A2" w14:textId="51E78471" w:rsidR="00167456" w:rsidRPr="0024714C" w:rsidRDefault="0024714C" w:rsidP="00B97872">
            <w:pPr>
              <w:jc w:val="center"/>
              <w:rPr>
                <w:rFonts w:eastAsia="Times New Roman"/>
                <w:sz w:val="22"/>
                <w:szCs w:val="22"/>
              </w:rPr>
            </w:pPr>
            <w:r>
              <w:rPr>
                <w:rFonts w:eastAsia="Times New Roman"/>
                <w:sz w:val="22"/>
                <w:szCs w:val="22"/>
              </w:rPr>
              <w:t>1.70</w:t>
            </w:r>
          </w:p>
        </w:tc>
      </w:tr>
      <w:tr w:rsidR="00167456" w14:paraId="49F464D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1D2A3D9A"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7889ED45"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5E607656" w14:textId="5125CF6A" w:rsidR="00167456" w:rsidRPr="0024714C" w:rsidRDefault="0024714C" w:rsidP="00B97872">
            <w:pPr>
              <w:jc w:val="center"/>
              <w:rPr>
                <w:rFonts w:eastAsia="Times New Roman"/>
                <w:sz w:val="22"/>
                <w:szCs w:val="22"/>
              </w:rPr>
            </w:pPr>
            <w:r>
              <w:rPr>
                <w:rFonts w:eastAsia="Times New Roman"/>
                <w:sz w:val="22"/>
                <w:szCs w:val="22"/>
              </w:rPr>
              <w:t>56</w:t>
            </w:r>
          </w:p>
        </w:tc>
        <w:tc>
          <w:tcPr>
            <w:tcW w:w="920" w:type="dxa"/>
            <w:tcBorders>
              <w:top w:val="single" w:sz="24" w:space="0" w:color="auto"/>
            </w:tcBorders>
            <w:vAlign w:val="center"/>
          </w:tcPr>
          <w:p w14:paraId="35A8AE44" w14:textId="4F251979" w:rsidR="00167456" w:rsidRPr="0024714C" w:rsidRDefault="0024714C" w:rsidP="00B97872">
            <w:pPr>
              <w:jc w:val="center"/>
              <w:rPr>
                <w:rFonts w:eastAsia="Times New Roman"/>
                <w:sz w:val="22"/>
                <w:szCs w:val="22"/>
              </w:rPr>
            </w:pPr>
            <w:r>
              <w:rPr>
                <w:rFonts w:eastAsia="Times New Roman"/>
                <w:sz w:val="22"/>
                <w:szCs w:val="22"/>
              </w:rPr>
              <w:t>54</w:t>
            </w:r>
          </w:p>
        </w:tc>
        <w:tc>
          <w:tcPr>
            <w:tcW w:w="990" w:type="dxa"/>
            <w:tcBorders>
              <w:top w:val="single" w:sz="24" w:space="0" w:color="auto"/>
            </w:tcBorders>
            <w:vAlign w:val="center"/>
          </w:tcPr>
          <w:p w14:paraId="23322532" w14:textId="4CB69EF1" w:rsidR="00167456" w:rsidRPr="0024714C" w:rsidRDefault="0024714C" w:rsidP="00B97872">
            <w:pPr>
              <w:jc w:val="center"/>
              <w:rPr>
                <w:rFonts w:eastAsia="Times New Roman"/>
                <w:sz w:val="22"/>
                <w:szCs w:val="22"/>
              </w:rPr>
            </w:pPr>
            <w:r>
              <w:rPr>
                <w:rFonts w:eastAsia="Times New Roman"/>
                <w:sz w:val="22"/>
                <w:szCs w:val="22"/>
              </w:rPr>
              <w:t>65</w:t>
            </w:r>
          </w:p>
        </w:tc>
        <w:tc>
          <w:tcPr>
            <w:tcW w:w="900" w:type="dxa"/>
            <w:tcBorders>
              <w:top w:val="single" w:sz="24" w:space="0" w:color="auto"/>
            </w:tcBorders>
            <w:vAlign w:val="center"/>
          </w:tcPr>
          <w:p w14:paraId="55C9B55F" w14:textId="350FC4DD" w:rsidR="00167456" w:rsidRPr="0024714C" w:rsidRDefault="0024714C" w:rsidP="00B97872">
            <w:pPr>
              <w:jc w:val="center"/>
              <w:rPr>
                <w:rFonts w:eastAsia="Times New Roman"/>
                <w:sz w:val="22"/>
                <w:szCs w:val="22"/>
              </w:rPr>
            </w:pPr>
            <w:r>
              <w:rPr>
                <w:rFonts w:eastAsia="Times New Roman"/>
                <w:sz w:val="22"/>
                <w:szCs w:val="22"/>
              </w:rPr>
              <w:t>58</w:t>
            </w:r>
          </w:p>
        </w:tc>
        <w:tc>
          <w:tcPr>
            <w:tcW w:w="917" w:type="dxa"/>
            <w:tcBorders>
              <w:top w:val="single" w:sz="24" w:space="0" w:color="auto"/>
              <w:right w:val="single" w:sz="24" w:space="0" w:color="auto"/>
            </w:tcBorders>
            <w:vAlign w:val="center"/>
          </w:tcPr>
          <w:p w14:paraId="363FDEEB" w14:textId="748455CE" w:rsidR="00167456" w:rsidRPr="0024714C" w:rsidRDefault="0024714C" w:rsidP="00B97872">
            <w:pPr>
              <w:jc w:val="center"/>
              <w:rPr>
                <w:rFonts w:eastAsia="Times New Roman"/>
                <w:sz w:val="22"/>
                <w:szCs w:val="22"/>
              </w:rPr>
            </w:pPr>
            <w:r>
              <w:rPr>
                <w:rFonts w:eastAsia="Times New Roman"/>
                <w:sz w:val="22"/>
                <w:szCs w:val="22"/>
              </w:rPr>
              <w:t>60</w:t>
            </w:r>
          </w:p>
        </w:tc>
        <w:tc>
          <w:tcPr>
            <w:tcW w:w="1097" w:type="dxa"/>
            <w:tcBorders>
              <w:top w:val="single" w:sz="24" w:space="0" w:color="auto"/>
              <w:left w:val="single" w:sz="24" w:space="0" w:color="auto"/>
            </w:tcBorders>
            <w:vAlign w:val="center"/>
          </w:tcPr>
          <w:p w14:paraId="4B57BC4E" w14:textId="5596F14E" w:rsidR="00167456" w:rsidRPr="0024714C" w:rsidRDefault="0024714C" w:rsidP="00B97872">
            <w:pPr>
              <w:jc w:val="center"/>
              <w:rPr>
                <w:rFonts w:eastAsia="Times New Roman"/>
                <w:sz w:val="22"/>
                <w:szCs w:val="22"/>
              </w:rPr>
            </w:pPr>
            <w:r>
              <w:rPr>
                <w:rFonts w:eastAsia="Times New Roman"/>
                <w:sz w:val="22"/>
                <w:szCs w:val="22"/>
              </w:rPr>
              <w:t>58.6</w:t>
            </w:r>
          </w:p>
        </w:tc>
        <w:tc>
          <w:tcPr>
            <w:tcW w:w="1126" w:type="dxa"/>
            <w:tcBorders>
              <w:top w:val="single" w:sz="24" w:space="0" w:color="auto"/>
              <w:right w:val="single" w:sz="24" w:space="0" w:color="auto"/>
            </w:tcBorders>
            <w:vAlign w:val="center"/>
          </w:tcPr>
          <w:p w14:paraId="7FDFDB7E" w14:textId="39D0BFBD" w:rsidR="00167456" w:rsidRPr="0024714C" w:rsidRDefault="0024714C" w:rsidP="00B97872">
            <w:pPr>
              <w:jc w:val="center"/>
              <w:rPr>
                <w:rFonts w:eastAsia="Times New Roman"/>
                <w:sz w:val="22"/>
                <w:szCs w:val="22"/>
              </w:rPr>
            </w:pPr>
            <w:r>
              <w:rPr>
                <w:rFonts w:eastAsia="Times New Roman"/>
                <w:sz w:val="22"/>
                <w:szCs w:val="22"/>
              </w:rPr>
              <w:t>1.79</w:t>
            </w:r>
          </w:p>
        </w:tc>
      </w:tr>
      <w:tr w:rsidR="00167456" w14:paraId="69BCEEAB" w14:textId="77777777" w:rsidTr="00B97872">
        <w:trPr>
          <w:jc w:val="center"/>
        </w:trPr>
        <w:tc>
          <w:tcPr>
            <w:tcW w:w="1410" w:type="dxa"/>
            <w:vMerge/>
            <w:tcBorders>
              <w:left w:val="single" w:sz="24" w:space="0" w:color="auto"/>
              <w:right w:val="single" w:sz="24" w:space="0" w:color="auto"/>
            </w:tcBorders>
            <w:vAlign w:val="center"/>
          </w:tcPr>
          <w:p w14:paraId="3FCD4D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23B0BF"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6E406986" w14:textId="329301EE" w:rsidR="00167456" w:rsidRPr="0024714C" w:rsidRDefault="0024714C" w:rsidP="00B97872">
            <w:pPr>
              <w:jc w:val="center"/>
              <w:rPr>
                <w:rFonts w:eastAsia="Times New Roman"/>
                <w:sz w:val="22"/>
                <w:szCs w:val="22"/>
              </w:rPr>
            </w:pPr>
            <w:r>
              <w:rPr>
                <w:rFonts w:eastAsia="Times New Roman"/>
                <w:sz w:val="22"/>
                <w:szCs w:val="22"/>
              </w:rPr>
              <w:t>66</w:t>
            </w:r>
          </w:p>
        </w:tc>
        <w:tc>
          <w:tcPr>
            <w:tcW w:w="920" w:type="dxa"/>
            <w:vAlign w:val="center"/>
          </w:tcPr>
          <w:p w14:paraId="381D273A" w14:textId="5D4F16CA" w:rsidR="00167456" w:rsidRPr="0024714C" w:rsidRDefault="0024714C" w:rsidP="00B97872">
            <w:pPr>
              <w:jc w:val="center"/>
              <w:rPr>
                <w:rFonts w:eastAsia="Times New Roman"/>
                <w:sz w:val="22"/>
                <w:szCs w:val="22"/>
              </w:rPr>
            </w:pPr>
            <w:r>
              <w:rPr>
                <w:rFonts w:eastAsia="Times New Roman"/>
                <w:sz w:val="22"/>
                <w:szCs w:val="22"/>
              </w:rPr>
              <w:t>74</w:t>
            </w:r>
          </w:p>
        </w:tc>
        <w:tc>
          <w:tcPr>
            <w:tcW w:w="990" w:type="dxa"/>
            <w:vAlign w:val="center"/>
          </w:tcPr>
          <w:p w14:paraId="5176A520" w14:textId="14FC60C4" w:rsidR="00167456" w:rsidRPr="0024714C" w:rsidRDefault="0024714C" w:rsidP="00B97872">
            <w:pPr>
              <w:jc w:val="center"/>
              <w:rPr>
                <w:rFonts w:eastAsia="Times New Roman"/>
                <w:sz w:val="22"/>
                <w:szCs w:val="22"/>
              </w:rPr>
            </w:pPr>
            <w:r>
              <w:rPr>
                <w:rFonts w:eastAsia="Times New Roman"/>
                <w:sz w:val="22"/>
                <w:szCs w:val="22"/>
              </w:rPr>
              <w:t>73</w:t>
            </w:r>
          </w:p>
        </w:tc>
        <w:tc>
          <w:tcPr>
            <w:tcW w:w="900" w:type="dxa"/>
            <w:vAlign w:val="center"/>
          </w:tcPr>
          <w:p w14:paraId="4FA99A49" w14:textId="39002BC0" w:rsidR="00167456" w:rsidRPr="0024714C" w:rsidRDefault="0024714C" w:rsidP="00B97872">
            <w:pPr>
              <w:jc w:val="center"/>
              <w:rPr>
                <w:rFonts w:eastAsia="Times New Roman"/>
                <w:sz w:val="22"/>
                <w:szCs w:val="22"/>
              </w:rPr>
            </w:pPr>
            <w:r>
              <w:rPr>
                <w:rFonts w:eastAsia="Times New Roman"/>
                <w:sz w:val="22"/>
                <w:szCs w:val="22"/>
              </w:rPr>
              <w:t>87</w:t>
            </w:r>
          </w:p>
        </w:tc>
        <w:tc>
          <w:tcPr>
            <w:tcW w:w="917" w:type="dxa"/>
            <w:tcBorders>
              <w:right w:val="single" w:sz="24" w:space="0" w:color="auto"/>
            </w:tcBorders>
            <w:vAlign w:val="center"/>
          </w:tcPr>
          <w:p w14:paraId="3890BE4F" w14:textId="2EC8137D" w:rsidR="00167456" w:rsidRPr="0024714C" w:rsidRDefault="0024714C" w:rsidP="00B97872">
            <w:pPr>
              <w:jc w:val="center"/>
              <w:rPr>
                <w:rFonts w:eastAsia="Times New Roman"/>
                <w:sz w:val="22"/>
                <w:szCs w:val="22"/>
              </w:rPr>
            </w:pPr>
            <w:r>
              <w:rPr>
                <w:rFonts w:eastAsia="Times New Roman"/>
                <w:sz w:val="22"/>
                <w:szCs w:val="22"/>
              </w:rPr>
              <w:t>80</w:t>
            </w:r>
          </w:p>
        </w:tc>
        <w:tc>
          <w:tcPr>
            <w:tcW w:w="1097" w:type="dxa"/>
            <w:tcBorders>
              <w:left w:val="single" w:sz="24" w:space="0" w:color="auto"/>
            </w:tcBorders>
            <w:vAlign w:val="center"/>
          </w:tcPr>
          <w:p w14:paraId="23E1A3BC" w14:textId="774938EC" w:rsidR="00167456" w:rsidRPr="0024714C" w:rsidRDefault="0024714C" w:rsidP="00B97872">
            <w:pPr>
              <w:jc w:val="center"/>
              <w:rPr>
                <w:rFonts w:eastAsia="Times New Roman"/>
                <w:sz w:val="22"/>
                <w:szCs w:val="22"/>
              </w:rPr>
            </w:pPr>
            <w:r>
              <w:rPr>
                <w:rFonts w:eastAsia="Times New Roman"/>
                <w:sz w:val="22"/>
                <w:szCs w:val="22"/>
              </w:rPr>
              <w:t>76</w:t>
            </w:r>
          </w:p>
        </w:tc>
        <w:tc>
          <w:tcPr>
            <w:tcW w:w="1126" w:type="dxa"/>
            <w:tcBorders>
              <w:right w:val="single" w:sz="24" w:space="0" w:color="auto"/>
            </w:tcBorders>
            <w:vAlign w:val="center"/>
          </w:tcPr>
          <w:p w14:paraId="22531E45" w14:textId="2B607C38" w:rsidR="00167456" w:rsidRPr="0024714C" w:rsidRDefault="0024714C" w:rsidP="00B97872">
            <w:pPr>
              <w:jc w:val="center"/>
              <w:rPr>
                <w:rFonts w:eastAsia="Times New Roman"/>
                <w:sz w:val="22"/>
                <w:szCs w:val="22"/>
              </w:rPr>
            </w:pPr>
            <w:r>
              <w:rPr>
                <w:rFonts w:eastAsia="Times New Roman"/>
                <w:sz w:val="22"/>
                <w:szCs w:val="22"/>
              </w:rPr>
              <w:t>3.16</w:t>
            </w:r>
          </w:p>
        </w:tc>
      </w:tr>
      <w:tr w:rsidR="00167456" w14:paraId="7FC6B994" w14:textId="77777777" w:rsidTr="00B97872">
        <w:trPr>
          <w:jc w:val="center"/>
        </w:trPr>
        <w:tc>
          <w:tcPr>
            <w:tcW w:w="1410" w:type="dxa"/>
            <w:vMerge/>
            <w:tcBorders>
              <w:left w:val="single" w:sz="24" w:space="0" w:color="auto"/>
              <w:right w:val="single" w:sz="24" w:space="0" w:color="auto"/>
            </w:tcBorders>
            <w:vAlign w:val="center"/>
          </w:tcPr>
          <w:p w14:paraId="101CF968"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98B1BE"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76E7B13E" w14:textId="3F8B0D8E" w:rsidR="00167456" w:rsidRPr="0024714C" w:rsidRDefault="0024714C" w:rsidP="00B97872">
            <w:pPr>
              <w:jc w:val="center"/>
              <w:rPr>
                <w:rFonts w:eastAsia="Times New Roman"/>
                <w:sz w:val="22"/>
                <w:szCs w:val="22"/>
              </w:rPr>
            </w:pPr>
            <w:r>
              <w:rPr>
                <w:rFonts w:eastAsia="Times New Roman"/>
                <w:sz w:val="22"/>
                <w:szCs w:val="22"/>
              </w:rPr>
              <w:t>96</w:t>
            </w:r>
          </w:p>
        </w:tc>
        <w:tc>
          <w:tcPr>
            <w:tcW w:w="920" w:type="dxa"/>
            <w:vAlign w:val="center"/>
          </w:tcPr>
          <w:p w14:paraId="318794F4" w14:textId="5E544F86" w:rsidR="00167456" w:rsidRPr="0024714C" w:rsidRDefault="0024714C" w:rsidP="00B97872">
            <w:pPr>
              <w:jc w:val="center"/>
              <w:rPr>
                <w:rFonts w:eastAsia="Times New Roman"/>
                <w:sz w:val="22"/>
                <w:szCs w:val="22"/>
              </w:rPr>
            </w:pPr>
            <w:r>
              <w:rPr>
                <w:rFonts w:eastAsia="Times New Roman"/>
                <w:sz w:val="22"/>
                <w:szCs w:val="22"/>
              </w:rPr>
              <w:t>83</w:t>
            </w:r>
          </w:p>
        </w:tc>
        <w:tc>
          <w:tcPr>
            <w:tcW w:w="990" w:type="dxa"/>
            <w:vAlign w:val="center"/>
          </w:tcPr>
          <w:p w14:paraId="396A312E" w14:textId="4530637D" w:rsidR="00167456" w:rsidRPr="0024714C" w:rsidRDefault="0024714C" w:rsidP="00B97872">
            <w:pPr>
              <w:jc w:val="center"/>
              <w:rPr>
                <w:rFonts w:eastAsia="Times New Roman"/>
                <w:sz w:val="22"/>
                <w:szCs w:val="22"/>
              </w:rPr>
            </w:pPr>
            <w:r>
              <w:rPr>
                <w:rFonts w:eastAsia="Times New Roman"/>
                <w:sz w:val="22"/>
                <w:szCs w:val="22"/>
              </w:rPr>
              <w:t>100</w:t>
            </w:r>
          </w:p>
        </w:tc>
        <w:tc>
          <w:tcPr>
            <w:tcW w:w="900" w:type="dxa"/>
            <w:vAlign w:val="center"/>
          </w:tcPr>
          <w:p w14:paraId="39ED71B3" w14:textId="0117B950" w:rsidR="00167456" w:rsidRPr="0024714C" w:rsidRDefault="0024714C" w:rsidP="00B97872">
            <w:pPr>
              <w:jc w:val="center"/>
              <w:rPr>
                <w:rFonts w:eastAsia="Times New Roman"/>
                <w:sz w:val="22"/>
                <w:szCs w:val="22"/>
              </w:rPr>
            </w:pPr>
            <w:r>
              <w:rPr>
                <w:rFonts w:eastAsia="Times New Roman"/>
                <w:sz w:val="22"/>
                <w:szCs w:val="22"/>
              </w:rPr>
              <w:t>100</w:t>
            </w:r>
          </w:p>
        </w:tc>
        <w:tc>
          <w:tcPr>
            <w:tcW w:w="917" w:type="dxa"/>
            <w:tcBorders>
              <w:right w:val="single" w:sz="24" w:space="0" w:color="auto"/>
            </w:tcBorders>
            <w:vAlign w:val="center"/>
          </w:tcPr>
          <w:p w14:paraId="652FBE83" w14:textId="4CA0664B" w:rsidR="00167456" w:rsidRPr="0024714C" w:rsidRDefault="0024714C" w:rsidP="00B97872">
            <w:pPr>
              <w:jc w:val="center"/>
              <w:rPr>
                <w:rFonts w:eastAsia="Times New Roman"/>
                <w:sz w:val="22"/>
                <w:szCs w:val="22"/>
              </w:rPr>
            </w:pPr>
            <w:r>
              <w:rPr>
                <w:rFonts w:eastAsia="Times New Roman"/>
                <w:sz w:val="22"/>
                <w:szCs w:val="22"/>
              </w:rPr>
              <w:t>81</w:t>
            </w:r>
          </w:p>
        </w:tc>
        <w:tc>
          <w:tcPr>
            <w:tcW w:w="1097" w:type="dxa"/>
            <w:tcBorders>
              <w:left w:val="single" w:sz="24" w:space="0" w:color="auto"/>
            </w:tcBorders>
            <w:vAlign w:val="center"/>
          </w:tcPr>
          <w:p w14:paraId="73AC834D" w14:textId="4F19B93C" w:rsidR="00167456" w:rsidRPr="0024714C" w:rsidRDefault="0024714C" w:rsidP="00B97872">
            <w:pPr>
              <w:jc w:val="center"/>
              <w:rPr>
                <w:rFonts w:eastAsia="Times New Roman"/>
                <w:sz w:val="22"/>
                <w:szCs w:val="22"/>
              </w:rPr>
            </w:pPr>
            <w:r>
              <w:rPr>
                <w:rFonts w:eastAsia="Times New Roman"/>
                <w:sz w:val="22"/>
                <w:szCs w:val="22"/>
              </w:rPr>
              <w:t>92</w:t>
            </w:r>
          </w:p>
        </w:tc>
        <w:tc>
          <w:tcPr>
            <w:tcW w:w="1126" w:type="dxa"/>
            <w:tcBorders>
              <w:right w:val="single" w:sz="24" w:space="0" w:color="auto"/>
            </w:tcBorders>
            <w:vAlign w:val="center"/>
          </w:tcPr>
          <w:p w14:paraId="3C360766" w14:textId="33BAC246" w:rsidR="00167456" w:rsidRPr="0024714C" w:rsidRDefault="0024714C" w:rsidP="00B97872">
            <w:pPr>
              <w:jc w:val="center"/>
              <w:rPr>
                <w:rFonts w:eastAsia="Times New Roman"/>
                <w:sz w:val="22"/>
                <w:szCs w:val="22"/>
              </w:rPr>
            </w:pPr>
            <w:r>
              <w:rPr>
                <w:rFonts w:eastAsia="Times New Roman"/>
                <w:sz w:val="22"/>
                <w:szCs w:val="22"/>
              </w:rPr>
              <w:t>3.72</w:t>
            </w:r>
          </w:p>
        </w:tc>
      </w:tr>
      <w:tr w:rsidR="00167456" w14:paraId="3FB9D93F" w14:textId="77777777" w:rsidTr="00B97872">
        <w:trPr>
          <w:jc w:val="center"/>
        </w:trPr>
        <w:tc>
          <w:tcPr>
            <w:tcW w:w="1410" w:type="dxa"/>
            <w:vMerge/>
            <w:tcBorders>
              <w:left w:val="single" w:sz="24" w:space="0" w:color="auto"/>
              <w:right w:val="single" w:sz="24" w:space="0" w:color="auto"/>
            </w:tcBorders>
            <w:vAlign w:val="center"/>
          </w:tcPr>
          <w:p w14:paraId="05CA67B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0F8ADC5"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1F2F2873" w14:textId="403847F6" w:rsidR="00167456" w:rsidRPr="0024714C" w:rsidRDefault="0024714C" w:rsidP="00B97872">
            <w:pPr>
              <w:jc w:val="center"/>
              <w:rPr>
                <w:rFonts w:eastAsia="Times New Roman"/>
                <w:sz w:val="22"/>
                <w:szCs w:val="22"/>
              </w:rPr>
            </w:pPr>
            <w:r>
              <w:rPr>
                <w:rFonts w:eastAsia="Times New Roman"/>
                <w:sz w:val="22"/>
                <w:szCs w:val="22"/>
              </w:rPr>
              <w:t>94</w:t>
            </w:r>
          </w:p>
        </w:tc>
        <w:tc>
          <w:tcPr>
            <w:tcW w:w="920" w:type="dxa"/>
            <w:vAlign w:val="center"/>
          </w:tcPr>
          <w:p w14:paraId="6F2F7AFF" w14:textId="4693D92A" w:rsidR="00167456" w:rsidRPr="0024714C" w:rsidRDefault="0024714C" w:rsidP="00B97872">
            <w:pPr>
              <w:jc w:val="center"/>
              <w:rPr>
                <w:rFonts w:eastAsia="Times New Roman"/>
                <w:sz w:val="22"/>
                <w:szCs w:val="22"/>
              </w:rPr>
            </w:pPr>
            <w:r>
              <w:rPr>
                <w:rFonts w:eastAsia="Times New Roman"/>
                <w:sz w:val="22"/>
                <w:szCs w:val="22"/>
              </w:rPr>
              <w:t>114</w:t>
            </w:r>
          </w:p>
        </w:tc>
        <w:tc>
          <w:tcPr>
            <w:tcW w:w="990" w:type="dxa"/>
            <w:vAlign w:val="center"/>
          </w:tcPr>
          <w:p w14:paraId="0B8E83D3" w14:textId="6C65837B" w:rsidR="00167456" w:rsidRPr="0024714C" w:rsidRDefault="0024714C" w:rsidP="00B97872">
            <w:pPr>
              <w:jc w:val="center"/>
              <w:rPr>
                <w:rFonts w:eastAsia="Times New Roman"/>
                <w:sz w:val="22"/>
                <w:szCs w:val="22"/>
              </w:rPr>
            </w:pPr>
            <w:r>
              <w:rPr>
                <w:rFonts w:eastAsia="Times New Roman"/>
                <w:sz w:val="22"/>
                <w:szCs w:val="22"/>
              </w:rPr>
              <w:t>105</w:t>
            </w:r>
          </w:p>
        </w:tc>
        <w:tc>
          <w:tcPr>
            <w:tcW w:w="900" w:type="dxa"/>
            <w:vAlign w:val="center"/>
          </w:tcPr>
          <w:p w14:paraId="7563DA70" w14:textId="062CF594" w:rsidR="00167456" w:rsidRPr="0024714C" w:rsidRDefault="0024714C" w:rsidP="00B97872">
            <w:pPr>
              <w:jc w:val="center"/>
              <w:rPr>
                <w:rFonts w:eastAsia="Times New Roman"/>
                <w:sz w:val="22"/>
                <w:szCs w:val="22"/>
              </w:rPr>
            </w:pPr>
            <w:r>
              <w:rPr>
                <w:rFonts w:eastAsia="Times New Roman"/>
                <w:sz w:val="22"/>
                <w:szCs w:val="22"/>
              </w:rPr>
              <w:t>103</w:t>
            </w:r>
          </w:p>
        </w:tc>
        <w:tc>
          <w:tcPr>
            <w:tcW w:w="917" w:type="dxa"/>
            <w:tcBorders>
              <w:right w:val="single" w:sz="24" w:space="0" w:color="auto"/>
            </w:tcBorders>
            <w:vAlign w:val="center"/>
          </w:tcPr>
          <w:p w14:paraId="12C00203" w14:textId="374B5D64" w:rsidR="00167456" w:rsidRPr="0024714C" w:rsidRDefault="0024714C" w:rsidP="00B97872">
            <w:pPr>
              <w:jc w:val="center"/>
              <w:rPr>
                <w:rFonts w:eastAsia="Times New Roman"/>
                <w:sz w:val="22"/>
                <w:szCs w:val="22"/>
              </w:rPr>
            </w:pPr>
            <w:r>
              <w:rPr>
                <w:rFonts w:eastAsia="Times New Roman"/>
                <w:sz w:val="22"/>
                <w:szCs w:val="22"/>
              </w:rPr>
              <w:t>114</w:t>
            </w:r>
          </w:p>
        </w:tc>
        <w:tc>
          <w:tcPr>
            <w:tcW w:w="1097" w:type="dxa"/>
            <w:tcBorders>
              <w:left w:val="single" w:sz="24" w:space="0" w:color="auto"/>
            </w:tcBorders>
            <w:vAlign w:val="center"/>
          </w:tcPr>
          <w:p w14:paraId="6B19E25D" w14:textId="174BCA7A" w:rsidR="00167456" w:rsidRPr="0024714C" w:rsidRDefault="0024714C" w:rsidP="00B97872">
            <w:pPr>
              <w:jc w:val="center"/>
              <w:rPr>
                <w:rFonts w:eastAsia="Times New Roman"/>
                <w:sz w:val="22"/>
                <w:szCs w:val="22"/>
              </w:rPr>
            </w:pPr>
            <w:r>
              <w:rPr>
                <w:rFonts w:eastAsia="Times New Roman"/>
                <w:sz w:val="22"/>
                <w:szCs w:val="22"/>
              </w:rPr>
              <w:t>106</w:t>
            </w:r>
          </w:p>
        </w:tc>
        <w:tc>
          <w:tcPr>
            <w:tcW w:w="1126" w:type="dxa"/>
            <w:tcBorders>
              <w:right w:val="single" w:sz="24" w:space="0" w:color="auto"/>
            </w:tcBorders>
            <w:vAlign w:val="center"/>
          </w:tcPr>
          <w:p w14:paraId="5B0DE93E" w14:textId="0DDAC4B1" w:rsidR="00167456" w:rsidRPr="0024714C" w:rsidRDefault="0024714C" w:rsidP="00B97872">
            <w:pPr>
              <w:jc w:val="center"/>
              <w:rPr>
                <w:rFonts w:eastAsia="Times New Roman"/>
                <w:sz w:val="22"/>
                <w:szCs w:val="22"/>
              </w:rPr>
            </w:pPr>
            <w:r>
              <w:rPr>
                <w:rFonts w:eastAsia="Times New Roman"/>
                <w:sz w:val="22"/>
                <w:szCs w:val="22"/>
              </w:rPr>
              <w:t>3.36</w:t>
            </w:r>
          </w:p>
        </w:tc>
      </w:tr>
      <w:tr w:rsidR="00167456" w14:paraId="448660CD" w14:textId="77777777" w:rsidTr="00B97872">
        <w:trPr>
          <w:jc w:val="center"/>
        </w:trPr>
        <w:tc>
          <w:tcPr>
            <w:tcW w:w="1410" w:type="dxa"/>
            <w:vMerge/>
            <w:tcBorders>
              <w:left w:val="single" w:sz="24" w:space="0" w:color="auto"/>
              <w:right w:val="single" w:sz="24" w:space="0" w:color="auto"/>
            </w:tcBorders>
            <w:vAlign w:val="center"/>
          </w:tcPr>
          <w:p w14:paraId="57D02B0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81000B6"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8F83D67" w14:textId="4A2D8F2B" w:rsidR="00167456" w:rsidRPr="0024714C" w:rsidRDefault="0024714C" w:rsidP="00B97872">
            <w:pPr>
              <w:jc w:val="center"/>
              <w:rPr>
                <w:rFonts w:eastAsia="Times New Roman"/>
                <w:sz w:val="22"/>
                <w:szCs w:val="22"/>
              </w:rPr>
            </w:pPr>
            <w:r>
              <w:rPr>
                <w:rFonts w:eastAsia="Times New Roman"/>
                <w:sz w:val="22"/>
                <w:szCs w:val="22"/>
              </w:rPr>
              <w:t>114</w:t>
            </w:r>
          </w:p>
        </w:tc>
        <w:tc>
          <w:tcPr>
            <w:tcW w:w="920" w:type="dxa"/>
            <w:vAlign w:val="center"/>
          </w:tcPr>
          <w:p w14:paraId="765878D9" w14:textId="2E270923" w:rsidR="00167456" w:rsidRPr="0024714C" w:rsidRDefault="0024714C" w:rsidP="00B97872">
            <w:pPr>
              <w:jc w:val="center"/>
              <w:rPr>
                <w:rFonts w:eastAsia="Times New Roman"/>
                <w:sz w:val="22"/>
                <w:szCs w:val="22"/>
              </w:rPr>
            </w:pPr>
            <w:r>
              <w:rPr>
                <w:rFonts w:eastAsia="Times New Roman"/>
                <w:sz w:val="22"/>
                <w:szCs w:val="22"/>
              </w:rPr>
              <w:t>127</w:t>
            </w:r>
          </w:p>
        </w:tc>
        <w:tc>
          <w:tcPr>
            <w:tcW w:w="990" w:type="dxa"/>
            <w:vAlign w:val="center"/>
          </w:tcPr>
          <w:p w14:paraId="3B211445" w14:textId="6F51FD5C" w:rsidR="00167456" w:rsidRPr="0024714C" w:rsidRDefault="0024714C" w:rsidP="00B97872">
            <w:pPr>
              <w:jc w:val="center"/>
              <w:rPr>
                <w:rFonts w:eastAsia="Times New Roman"/>
                <w:sz w:val="22"/>
                <w:szCs w:val="22"/>
              </w:rPr>
            </w:pPr>
            <w:r>
              <w:rPr>
                <w:rFonts w:eastAsia="Times New Roman"/>
                <w:sz w:val="22"/>
                <w:szCs w:val="22"/>
              </w:rPr>
              <w:t>143</w:t>
            </w:r>
          </w:p>
        </w:tc>
        <w:tc>
          <w:tcPr>
            <w:tcW w:w="900" w:type="dxa"/>
            <w:vAlign w:val="center"/>
          </w:tcPr>
          <w:p w14:paraId="7F136338" w14:textId="05D5D522" w:rsidR="00167456" w:rsidRPr="0024714C" w:rsidRDefault="0024714C" w:rsidP="00B97872">
            <w:pPr>
              <w:jc w:val="center"/>
              <w:rPr>
                <w:rFonts w:eastAsia="Times New Roman"/>
                <w:sz w:val="22"/>
                <w:szCs w:val="22"/>
              </w:rPr>
            </w:pPr>
            <w:r>
              <w:rPr>
                <w:rFonts w:eastAsia="Times New Roman"/>
                <w:sz w:val="22"/>
                <w:szCs w:val="22"/>
              </w:rPr>
              <w:t>141</w:t>
            </w:r>
          </w:p>
        </w:tc>
        <w:tc>
          <w:tcPr>
            <w:tcW w:w="917" w:type="dxa"/>
            <w:tcBorders>
              <w:right w:val="single" w:sz="24" w:space="0" w:color="auto"/>
            </w:tcBorders>
            <w:vAlign w:val="center"/>
          </w:tcPr>
          <w:p w14:paraId="25D2587A" w14:textId="614AA9BB" w:rsidR="00167456" w:rsidRPr="0024714C" w:rsidRDefault="0024714C" w:rsidP="00B97872">
            <w:pPr>
              <w:jc w:val="center"/>
              <w:rPr>
                <w:rFonts w:eastAsia="Times New Roman"/>
                <w:sz w:val="22"/>
                <w:szCs w:val="22"/>
              </w:rPr>
            </w:pPr>
            <w:r>
              <w:rPr>
                <w:rFonts w:eastAsia="Times New Roman"/>
                <w:sz w:val="22"/>
                <w:szCs w:val="22"/>
              </w:rPr>
              <w:t>115</w:t>
            </w:r>
          </w:p>
        </w:tc>
        <w:tc>
          <w:tcPr>
            <w:tcW w:w="1097" w:type="dxa"/>
            <w:tcBorders>
              <w:left w:val="single" w:sz="24" w:space="0" w:color="auto"/>
            </w:tcBorders>
            <w:vAlign w:val="center"/>
          </w:tcPr>
          <w:p w14:paraId="119900FD" w14:textId="067CAD40" w:rsidR="00167456" w:rsidRPr="0024714C" w:rsidRDefault="0024714C" w:rsidP="00B97872">
            <w:pPr>
              <w:jc w:val="center"/>
              <w:rPr>
                <w:rFonts w:eastAsia="Times New Roman"/>
                <w:sz w:val="22"/>
                <w:szCs w:val="22"/>
              </w:rPr>
            </w:pPr>
            <w:r>
              <w:rPr>
                <w:rFonts w:eastAsia="Times New Roman"/>
                <w:sz w:val="22"/>
                <w:szCs w:val="22"/>
              </w:rPr>
              <w:t>128</w:t>
            </w:r>
          </w:p>
        </w:tc>
        <w:tc>
          <w:tcPr>
            <w:tcW w:w="1126" w:type="dxa"/>
            <w:tcBorders>
              <w:right w:val="single" w:sz="24" w:space="0" w:color="auto"/>
            </w:tcBorders>
            <w:vAlign w:val="center"/>
          </w:tcPr>
          <w:p w14:paraId="35C79405" w14:textId="21A59DE3" w:rsidR="00167456" w:rsidRPr="0024714C" w:rsidRDefault="0024714C" w:rsidP="00B97872">
            <w:pPr>
              <w:jc w:val="center"/>
              <w:rPr>
                <w:rFonts w:eastAsia="Times New Roman"/>
                <w:sz w:val="22"/>
                <w:szCs w:val="22"/>
              </w:rPr>
            </w:pPr>
            <w:r>
              <w:rPr>
                <w:rFonts w:eastAsia="Times New Roman"/>
                <w:sz w:val="22"/>
                <w:szCs w:val="22"/>
              </w:rPr>
              <w:t>5.51</w:t>
            </w:r>
          </w:p>
        </w:tc>
      </w:tr>
      <w:tr w:rsidR="00167456" w14:paraId="6147D6FF" w14:textId="77777777" w:rsidTr="00B97872">
        <w:trPr>
          <w:jc w:val="center"/>
        </w:trPr>
        <w:tc>
          <w:tcPr>
            <w:tcW w:w="1410" w:type="dxa"/>
            <w:vMerge/>
            <w:tcBorders>
              <w:left w:val="single" w:sz="24" w:space="0" w:color="auto"/>
              <w:right w:val="single" w:sz="24" w:space="0" w:color="auto"/>
            </w:tcBorders>
            <w:vAlign w:val="center"/>
          </w:tcPr>
          <w:p w14:paraId="723C824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165E7D31"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41F57879" w14:textId="6233CA69" w:rsidR="00167456" w:rsidRPr="0024714C" w:rsidRDefault="0024714C" w:rsidP="00B97872">
            <w:pPr>
              <w:jc w:val="center"/>
              <w:rPr>
                <w:rFonts w:eastAsia="Times New Roman"/>
                <w:sz w:val="22"/>
                <w:szCs w:val="22"/>
              </w:rPr>
            </w:pPr>
            <w:r>
              <w:rPr>
                <w:rFonts w:eastAsia="Times New Roman"/>
                <w:sz w:val="22"/>
                <w:szCs w:val="22"/>
              </w:rPr>
              <w:t>151</w:t>
            </w:r>
          </w:p>
        </w:tc>
        <w:tc>
          <w:tcPr>
            <w:tcW w:w="920" w:type="dxa"/>
            <w:vAlign w:val="center"/>
          </w:tcPr>
          <w:p w14:paraId="011B923A" w14:textId="1C3B6093" w:rsidR="00167456" w:rsidRPr="0024714C" w:rsidRDefault="0024714C" w:rsidP="00B97872">
            <w:pPr>
              <w:jc w:val="center"/>
              <w:rPr>
                <w:rFonts w:eastAsia="Times New Roman"/>
                <w:sz w:val="22"/>
                <w:szCs w:val="22"/>
              </w:rPr>
            </w:pPr>
            <w:r>
              <w:rPr>
                <w:rFonts w:eastAsia="Times New Roman"/>
                <w:sz w:val="22"/>
                <w:szCs w:val="22"/>
              </w:rPr>
              <w:t>150</w:t>
            </w:r>
          </w:p>
        </w:tc>
        <w:tc>
          <w:tcPr>
            <w:tcW w:w="990" w:type="dxa"/>
            <w:vAlign w:val="center"/>
          </w:tcPr>
          <w:p w14:paraId="19C56D80" w14:textId="44C342E6" w:rsidR="00167456" w:rsidRPr="0024714C" w:rsidRDefault="0024714C" w:rsidP="00B97872">
            <w:pPr>
              <w:jc w:val="center"/>
              <w:rPr>
                <w:rFonts w:eastAsia="Times New Roman"/>
                <w:sz w:val="22"/>
                <w:szCs w:val="22"/>
              </w:rPr>
            </w:pPr>
            <w:r>
              <w:rPr>
                <w:rFonts w:eastAsia="Times New Roman"/>
                <w:sz w:val="22"/>
                <w:szCs w:val="22"/>
              </w:rPr>
              <w:t>190</w:t>
            </w:r>
          </w:p>
        </w:tc>
        <w:tc>
          <w:tcPr>
            <w:tcW w:w="900" w:type="dxa"/>
            <w:vAlign w:val="center"/>
          </w:tcPr>
          <w:p w14:paraId="46068458" w14:textId="51D1CA0B" w:rsidR="00167456" w:rsidRPr="0024714C" w:rsidRDefault="0024714C" w:rsidP="00B97872">
            <w:pPr>
              <w:jc w:val="center"/>
              <w:rPr>
                <w:rFonts w:eastAsia="Times New Roman"/>
                <w:sz w:val="22"/>
                <w:szCs w:val="22"/>
              </w:rPr>
            </w:pPr>
            <w:r>
              <w:rPr>
                <w:rFonts w:eastAsia="Times New Roman"/>
                <w:sz w:val="22"/>
                <w:szCs w:val="22"/>
              </w:rPr>
              <w:t>145</w:t>
            </w:r>
          </w:p>
        </w:tc>
        <w:tc>
          <w:tcPr>
            <w:tcW w:w="917" w:type="dxa"/>
            <w:tcBorders>
              <w:right w:val="single" w:sz="24" w:space="0" w:color="auto"/>
            </w:tcBorders>
            <w:vAlign w:val="center"/>
          </w:tcPr>
          <w:p w14:paraId="030FF5D5" w14:textId="085E5410" w:rsidR="00167456" w:rsidRPr="0024714C" w:rsidRDefault="0024714C" w:rsidP="00B97872">
            <w:pPr>
              <w:jc w:val="center"/>
              <w:rPr>
                <w:rFonts w:eastAsia="Times New Roman"/>
                <w:sz w:val="22"/>
                <w:szCs w:val="22"/>
              </w:rPr>
            </w:pPr>
            <w:r>
              <w:rPr>
                <w:rFonts w:eastAsia="Times New Roman"/>
                <w:sz w:val="22"/>
                <w:szCs w:val="22"/>
              </w:rPr>
              <w:t>140</w:t>
            </w:r>
          </w:p>
        </w:tc>
        <w:tc>
          <w:tcPr>
            <w:tcW w:w="1097" w:type="dxa"/>
            <w:tcBorders>
              <w:left w:val="single" w:sz="24" w:space="0" w:color="auto"/>
            </w:tcBorders>
            <w:vAlign w:val="center"/>
          </w:tcPr>
          <w:p w14:paraId="16569DAF" w14:textId="7E45B77C" w:rsidR="00167456" w:rsidRPr="0024714C" w:rsidRDefault="0024714C" w:rsidP="00B97872">
            <w:pPr>
              <w:jc w:val="center"/>
              <w:rPr>
                <w:rFonts w:eastAsia="Times New Roman"/>
                <w:sz w:val="22"/>
                <w:szCs w:val="22"/>
              </w:rPr>
            </w:pPr>
            <w:r>
              <w:rPr>
                <w:rFonts w:eastAsia="Times New Roman"/>
                <w:sz w:val="22"/>
                <w:szCs w:val="22"/>
              </w:rPr>
              <w:t>155.2</w:t>
            </w:r>
          </w:p>
        </w:tc>
        <w:tc>
          <w:tcPr>
            <w:tcW w:w="1126" w:type="dxa"/>
            <w:tcBorders>
              <w:right w:val="single" w:sz="24" w:space="0" w:color="auto"/>
            </w:tcBorders>
            <w:vAlign w:val="center"/>
          </w:tcPr>
          <w:p w14:paraId="13EC09FC" w14:textId="7B0BAD39" w:rsidR="00167456" w:rsidRPr="0024714C" w:rsidRDefault="0024714C" w:rsidP="00B97872">
            <w:pPr>
              <w:jc w:val="center"/>
              <w:rPr>
                <w:rFonts w:eastAsia="Times New Roman"/>
                <w:sz w:val="22"/>
                <w:szCs w:val="22"/>
              </w:rPr>
            </w:pPr>
            <w:r>
              <w:rPr>
                <w:rFonts w:eastAsia="Times New Roman"/>
                <w:sz w:val="22"/>
                <w:szCs w:val="22"/>
              </w:rPr>
              <w:t>7.98</w:t>
            </w:r>
          </w:p>
        </w:tc>
      </w:tr>
      <w:tr w:rsidR="00167456" w14:paraId="6A0BD189" w14:textId="77777777" w:rsidTr="00B97872">
        <w:trPr>
          <w:jc w:val="center"/>
        </w:trPr>
        <w:tc>
          <w:tcPr>
            <w:tcW w:w="1410" w:type="dxa"/>
            <w:vMerge/>
            <w:tcBorders>
              <w:left w:val="single" w:sz="24" w:space="0" w:color="auto"/>
              <w:right w:val="single" w:sz="24" w:space="0" w:color="auto"/>
            </w:tcBorders>
            <w:vAlign w:val="center"/>
          </w:tcPr>
          <w:p w14:paraId="1C0FD54C"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676843A"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BBB60B7" w14:textId="547BB770" w:rsidR="00167456" w:rsidRPr="0024714C" w:rsidRDefault="0024714C" w:rsidP="00B97872">
            <w:pPr>
              <w:jc w:val="center"/>
              <w:rPr>
                <w:rFonts w:eastAsia="Times New Roman"/>
                <w:sz w:val="22"/>
                <w:szCs w:val="22"/>
              </w:rPr>
            </w:pPr>
            <w:r>
              <w:rPr>
                <w:rFonts w:eastAsia="Times New Roman"/>
                <w:sz w:val="22"/>
                <w:szCs w:val="22"/>
              </w:rPr>
              <w:t>164</w:t>
            </w:r>
          </w:p>
        </w:tc>
        <w:tc>
          <w:tcPr>
            <w:tcW w:w="920" w:type="dxa"/>
            <w:vAlign w:val="center"/>
          </w:tcPr>
          <w:p w14:paraId="4E7A166F" w14:textId="2CF4B3AE" w:rsidR="00167456" w:rsidRPr="0024714C" w:rsidRDefault="0024714C" w:rsidP="00B97872">
            <w:pPr>
              <w:jc w:val="center"/>
              <w:rPr>
                <w:rFonts w:eastAsia="Times New Roman"/>
                <w:sz w:val="22"/>
                <w:szCs w:val="22"/>
              </w:rPr>
            </w:pPr>
            <w:r>
              <w:rPr>
                <w:rFonts w:eastAsia="Times New Roman"/>
                <w:sz w:val="22"/>
                <w:szCs w:val="22"/>
              </w:rPr>
              <w:t>166</w:t>
            </w:r>
          </w:p>
        </w:tc>
        <w:tc>
          <w:tcPr>
            <w:tcW w:w="990" w:type="dxa"/>
            <w:vAlign w:val="center"/>
          </w:tcPr>
          <w:p w14:paraId="3CBB84E1" w14:textId="11EA591C" w:rsidR="00167456" w:rsidRPr="0024714C" w:rsidRDefault="0024714C" w:rsidP="00B97872">
            <w:pPr>
              <w:jc w:val="center"/>
              <w:rPr>
                <w:rFonts w:eastAsia="Times New Roman"/>
                <w:sz w:val="22"/>
                <w:szCs w:val="22"/>
              </w:rPr>
            </w:pPr>
            <w:r>
              <w:rPr>
                <w:rFonts w:eastAsia="Times New Roman"/>
                <w:sz w:val="22"/>
                <w:szCs w:val="22"/>
              </w:rPr>
              <w:t>200</w:t>
            </w:r>
          </w:p>
        </w:tc>
        <w:tc>
          <w:tcPr>
            <w:tcW w:w="900" w:type="dxa"/>
            <w:vAlign w:val="center"/>
          </w:tcPr>
          <w:p w14:paraId="00E57C71" w14:textId="4A7732A7" w:rsidR="00167456" w:rsidRPr="0024714C" w:rsidRDefault="0024714C" w:rsidP="00B97872">
            <w:pPr>
              <w:jc w:val="center"/>
              <w:rPr>
                <w:rFonts w:eastAsia="Times New Roman"/>
                <w:sz w:val="22"/>
                <w:szCs w:val="22"/>
              </w:rPr>
            </w:pPr>
            <w:r>
              <w:rPr>
                <w:rFonts w:eastAsia="Times New Roman"/>
                <w:sz w:val="22"/>
                <w:szCs w:val="22"/>
              </w:rPr>
              <w:t>165</w:t>
            </w:r>
          </w:p>
        </w:tc>
        <w:tc>
          <w:tcPr>
            <w:tcW w:w="917" w:type="dxa"/>
            <w:tcBorders>
              <w:right w:val="single" w:sz="24" w:space="0" w:color="auto"/>
            </w:tcBorders>
            <w:vAlign w:val="center"/>
          </w:tcPr>
          <w:p w14:paraId="7EE3A036" w14:textId="34E8572B" w:rsidR="00167456" w:rsidRPr="0024714C" w:rsidRDefault="0024714C" w:rsidP="00B97872">
            <w:pPr>
              <w:jc w:val="center"/>
              <w:rPr>
                <w:rFonts w:eastAsia="Times New Roman"/>
                <w:sz w:val="22"/>
                <w:szCs w:val="22"/>
              </w:rPr>
            </w:pPr>
            <w:r>
              <w:rPr>
                <w:rFonts w:eastAsia="Times New Roman"/>
                <w:sz w:val="22"/>
                <w:szCs w:val="22"/>
              </w:rPr>
              <w:t>180</w:t>
            </w:r>
          </w:p>
        </w:tc>
        <w:tc>
          <w:tcPr>
            <w:tcW w:w="1097" w:type="dxa"/>
            <w:tcBorders>
              <w:left w:val="single" w:sz="24" w:space="0" w:color="auto"/>
            </w:tcBorders>
            <w:vAlign w:val="center"/>
          </w:tcPr>
          <w:p w14:paraId="7D863B6A" w14:textId="45F08D53" w:rsidR="00167456" w:rsidRPr="0024714C" w:rsidRDefault="0024714C" w:rsidP="00B97872">
            <w:pPr>
              <w:jc w:val="center"/>
              <w:rPr>
                <w:rFonts w:eastAsia="Times New Roman"/>
                <w:sz w:val="22"/>
                <w:szCs w:val="22"/>
              </w:rPr>
            </w:pPr>
            <w:r>
              <w:rPr>
                <w:rFonts w:eastAsia="Times New Roman"/>
                <w:sz w:val="22"/>
                <w:szCs w:val="22"/>
              </w:rPr>
              <w:t>175</w:t>
            </w:r>
          </w:p>
        </w:tc>
        <w:tc>
          <w:tcPr>
            <w:tcW w:w="1126" w:type="dxa"/>
            <w:tcBorders>
              <w:right w:val="single" w:sz="24" w:space="0" w:color="auto"/>
            </w:tcBorders>
            <w:vAlign w:val="center"/>
          </w:tcPr>
          <w:p w14:paraId="21A24A5F" w14:textId="7AF586BA" w:rsidR="00167456" w:rsidRPr="0024714C" w:rsidRDefault="0024714C" w:rsidP="00B97872">
            <w:pPr>
              <w:jc w:val="center"/>
              <w:rPr>
                <w:rFonts w:eastAsia="Times New Roman"/>
                <w:sz w:val="22"/>
                <w:szCs w:val="22"/>
              </w:rPr>
            </w:pPr>
            <w:r>
              <w:rPr>
                <w:rFonts w:eastAsia="Times New Roman"/>
                <w:sz w:val="22"/>
                <w:szCs w:val="22"/>
              </w:rPr>
              <w:t>6.17</w:t>
            </w:r>
          </w:p>
        </w:tc>
      </w:tr>
      <w:tr w:rsidR="00167456" w14:paraId="1C0A9D62" w14:textId="77777777" w:rsidTr="00B97872">
        <w:trPr>
          <w:jc w:val="center"/>
        </w:trPr>
        <w:tc>
          <w:tcPr>
            <w:tcW w:w="1410" w:type="dxa"/>
            <w:vMerge/>
            <w:tcBorders>
              <w:left w:val="single" w:sz="24" w:space="0" w:color="auto"/>
              <w:right w:val="single" w:sz="24" w:space="0" w:color="auto"/>
            </w:tcBorders>
            <w:vAlign w:val="center"/>
          </w:tcPr>
          <w:p w14:paraId="6272695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A40BA2C"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00331C54" w14:textId="29393475" w:rsidR="00167456" w:rsidRPr="0024714C" w:rsidRDefault="0024714C" w:rsidP="00B97872">
            <w:pPr>
              <w:jc w:val="center"/>
              <w:rPr>
                <w:rFonts w:eastAsia="Times New Roman"/>
                <w:sz w:val="22"/>
                <w:szCs w:val="22"/>
              </w:rPr>
            </w:pPr>
            <w:r>
              <w:rPr>
                <w:rFonts w:eastAsia="Times New Roman"/>
                <w:sz w:val="22"/>
                <w:szCs w:val="22"/>
              </w:rPr>
              <w:t>-</w:t>
            </w:r>
          </w:p>
        </w:tc>
        <w:tc>
          <w:tcPr>
            <w:tcW w:w="920" w:type="dxa"/>
            <w:vAlign w:val="center"/>
          </w:tcPr>
          <w:p w14:paraId="43D27D09" w14:textId="429DF09A" w:rsidR="00167456" w:rsidRPr="0024714C" w:rsidRDefault="0024714C" w:rsidP="00B97872">
            <w:pPr>
              <w:jc w:val="center"/>
              <w:rPr>
                <w:rFonts w:eastAsia="Times New Roman"/>
                <w:sz w:val="22"/>
                <w:szCs w:val="22"/>
              </w:rPr>
            </w:pPr>
            <w:r>
              <w:rPr>
                <w:rFonts w:eastAsia="Times New Roman"/>
                <w:sz w:val="22"/>
                <w:szCs w:val="22"/>
              </w:rPr>
              <w:t>180</w:t>
            </w:r>
          </w:p>
        </w:tc>
        <w:tc>
          <w:tcPr>
            <w:tcW w:w="990" w:type="dxa"/>
            <w:vAlign w:val="center"/>
          </w:tcPr>
          <w:p w14:paraId="7D1396C9" w14:textId="66693BB2" w:rsidR="00167456" w:rsidRPr="0024714C" w:rsidRDefault="0024714C" w:rsidP="00B97872">
            <w:pPr>
              <w:jc w:val="center"/>
              <w:rPr>
                <w:rFonts w:eastAsia="Times New Roman"/>
                <w:sz w:val="22"/>
                <w:szCs w:val="22"/>
              </w:rPr>
            </w:pPr>
            <w:r>
              <w:rPr>
                <w:rFonts w:eastAsia="Times New Roman"/>
                <w:sz w:val="22"/>
                <w:szCs w:val="22"/>
              </w:rPr>
              <w:t>219</w:t>
            </w:r>
          </w:p>
        </w:tc>
        <w:tc>
          <w:tcPr>
            <w:tcW w:w="900" w:type="dxa"/>
            <w:vAlign w:val="center"/>
          </w:tcPr>
          <w:p w14:paraId="738CA769" w14:textId="7E48A483" w:rsidR="00167456" w:rsidRPr="0024714C" w:rsidRDefault="0024714C" w:rsidP="00B97872">
            <w:pPr>
              <w:jc w:val="center"/>
              <w:rPr>
                <w:rFonts w:eastAsia="Times New Roman"/>
                <w:sz w:val="22"/>
                <w:szCs w:val="22"/>
              </w:rPr>
            </w:pPr>
            <w:r>
              <w:rPr>
                <w:rFonts w:eastAsia="Times New Roman"/>
                <w:sz w:val="22"/>
                <w:szCs w:val="22"/>
              </w:rPr>
              <w:t>173</w:t>
            </w:r>
          </w:p>
        </w:tc>
        <w:tc>
          <w:tcPr>
            <w:tcW w:w="917" w:type="dxa"/>
            <w:tcBorders>
              <w:right w:val="single" w:sz="24" w:space="0" w:color="auto"/>
            </w:tcBorders>
            <w:vAlign w:val="center"/>
          </w:tcPr>
          <w:p w14:paraId="75FF53DD" w14:textId="13FFE516" w:rsidR="00167456" w:rsidRPr="0024714C" w:rsidRDefault="0024714C" w:rsidP="00B97872">
            <w:pPr>
              <w:jc w:val="center"/>
              <w:rPr>
                <w:rFonts w:eastAsia="Times New Roman"/>
                <w:sz w:val="22"/>
                <w:szCs w:val="22"/>
              </w:rPr>
            </w:pPr>
            <w:r>
              <w:rPr>
                <w:rFonts w:eastAsia="Times New Roman"/>
                <w:sz w:val="22"/>
                <w:szCs w:val="22"/>
              </w:rPr>
              <w:t>188</w:t>
            </w:r>
          </w:p>
        </w:tc>
        <w:tc>
          <w:tcPr>
            <w:tcW w:w="1097" w:type="dxa"/>
            <w:tcBorders>
              <w:left w:val="single" w:sz="24" w:space="0" w:color="auto"/>
            </w:tcBorders>
            <w:vAlign w:val="center"/>
          </w:tcPr>
          <w:p w14:paraId="5F4134B4" w14:textId="386A87A3" w:rsidR="00167456" w:rsidRPr="0024714C" w:rsidRDefault="0024714C" w:rsidP="00B97872">
            <w:pPr>
              <w:jc w:val="center"/>
              <w:rPr>
                <w:rFonts w:eastAsia="Times New Roman"/>
                <w:sz w:val="22"/>
                <w:szCs w:val="22"/>
              </w:rPr>
            </w:pPr>
            <w:r>
              <w:rPr>
                <w:rFonts w:eastAsia="Times New Roman"/>
                <w:sz w:val="22"/>
                <w:szCs w:val="22"/>
              </w:rPr>
              <w:t>190</w:t>
            </w:r>
          </w:p>
        </w:tc>
        <w:tc>
          <w:tcPr>
            <w:tcW w:w="1126" w:type="dxa"/>
            <w:tcBorders>
              <w:right w:val="single" w:sz="24" w:space="0" w:color="auto"/>
            </w:tcBorders>
            <w:vAlign w:val="center"/>
          </w:tcPr>
          <w:p w14:paraId="638FBB20" w14:textId="4F773CA5" w:rsidR="00167456" w:rsidRPr="0024714C" w:rsidRDefault="0024714C" w:rsidP="00B97872">
            <w:pPr>
              <w:jc w:val="center"/>
              <w:rPr>
                <w:rFonts w:eastAsia="Times New Roman"/>
                <w:sz w:val="22"/>
                <w:szCs w:val="22"/>
              </w:rPr>
            </w:pPr>
            <w:r>
              <w:rPr>
                <w:rFonts w:eastAsia="Times New Roman"/>
                <w:sz w:val="22"/>
                <w:szCs w:val="22"/>
              </w:rPr>
              <w:t>8.78</w:t>
            </w:r>
          </w:p>
        </w:tc>
      </w:tr>
      <w:tr w:rsidR="00167456" w14:paraId="586D8460"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E447B83"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443324D"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20ED620E" w14:textId="129E2E25" w:rsidR="00167456" w:rsidRPr="0024714C" w:rsidRDefault="0024714C"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DD781C3" w14:textId="40242E58" w:rsidR="00167456" w:rsidRPr="0024714C" w:rsidRDefault="0024714C"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5F99E50A" w14:textId="6E24022A" w:rsidR="00167456" w:rsidRPr="0024714C" w:rsidRDefault="0024714C"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2DF48A40" w14:textId="2DCE75BE" w:rsidR="00167456" w:rsidRPr="0024714C" w:rsidRDefault="0024714C" w:rsidP="00B97872">
            <w:pPr>
              <w:jc w:val="center"/>
              <w:rPr>
                <w:rFonts w:eastAsia="Times New Roman"/>
                <w:sz w:val="22"/>
                <w:szCs w:val="22"/>
              </w:rPr>
            </w:pPr>
            <w:r>
              <w:rPr>
                <w:rFonts w:eastAsia="Times New Roman"/>
                <w:sz w:val="22"/>
                <w:szCs w:val="22"/>
              </w:rPr>
              <w:t>182</w:t>
            </w:r>
          </w:p>
        </w:tc>
        <w:tc>
          <w:tcPr>
            <w:tcW w:w="917" w:type="dxa"/>
            <w:tcBorders>
              <w:bottom w:val="single" w:sz="24" w:space="0" w:color="auto"/>
              <w:right w:val="single" w:sz="24" w:space="0" w:color="auto"/>
            </w:tcBorders>
            <w:vAlign w:val="center"/>
          </w:tcPr>
          <w:p w14:paraId="19687605" w14:textId="5B043137" w:rsidR="00167456" w:rsidRPr="0024714C" w:rsidRDefault="0024714C"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57845D34" w14:textId="69E253ED" w:rsidR="00167456" w:rsidRPr="0024714C" w:rsidRDefault="0024714C" w:rsidP="00B97872">
            <w:pPr>
              <w:jc w:val="center"/>
              <w:rPr>
                <w:rFonts w:eastAsia="Times New Roman"/>
                <w:sz w:val="22"/>
                <w:szCs w:val="22"/>
              </w:rPr>
            </w:pPr>
            <w:r>
              <w:rPr>
                <w:rFonts w:eastAsia="Times New Roman"/>
                <w:sz w:val="22"/>
                <w:szCs w:val="22"/>
              </w:rPr>
              <w:t>182</w:t>
            </w:r>
          </w:p>
        </w:tc>
        <w:tc>
          <w:tcPr>
            <w:tcW w:w="1126" w:type="dxa"/>
            <w:tcBorders>
              <w:bottom w:val="single" w:sz="24" w:space="0" w:color="auto"/>
              <w:right w:val="single" w:sz="24" w:space="0" w:color="auto"/>
            </w:tcBorders>
            <w:vAlign w:val="center"/>
          </w:tcPr>
          <w:p w14:paraId="0BF8875C" w14:textId="4D807083" w:rsidR="00167456" w:rsidRPr="0024714C" w:rsidRDefault="0024714C" w:rsidP="00B97872">
            <w:pPr>
              <w:jc w:val="center"/>
              <w:rPr>
                <w:rFonts w:eastAsia="Times New Roman"/>
                <w:sz w:val="22"/>
                <w:szCs w:val="22"/>
              </w:rPr>
            </w:pPr>
            <w:r>
              <w:rPr>
                <w:rFonts w:eastAsia="Times New Roman"/>
                <w:sz w:val="22"/>
                <w:szCs w:val="22"/>
              </w:rPr>
              <w:t>0</w:t>
            </w:r>
          </w:p>
        </w:tc>
      </w:tr>
    </w:tbl>
    <w:p w14:paraId="12CBA3A4" w14:textId="77777777" w:rsidR="009F4FC5" w:rsidRDefault="00830EE5" w:rsidP="009F4FC5">
      <w:pPr>
        <w:rPr>
          <w:rFonts w:eastAsia="Times New Roman"/>
          <w:sz w:val="22"/>
          <w:szCs w:val="22"/>
        </w:rPr>
      </w:pPr>
      <w:r>
        <w:rPr>
          <w:rFonts w:eastAsia="Times New Roman"/>
          <w:sz w:val="22"/>
          <w:szCs w:val="22"/>
        </w:rPr>
        <w:t>Table 6.5: 20-25% Senescent Results</w:t>
      </w:r>
    </w:p>
    <w:p w14:paraId="548DF8E0" w14:textId="2D3144B4" w:rsidR="00B0424D" w:rsidRDefault="009F4FC5" w:rsidP="009F4FC5">
      <w:pPr>
        <w:jc w:val="center"/>
        <w:rPr>
          <w:rFonts w:eastAsia="Times New Roman"/>
          <w:sz w:val="22"/>
          <w:szCs w:val="22"/>
        </w:rPr>
      </w:pPr>
      <w:r>
        <w:rPr>
          <w:rFonts w:eastAsia="Times New Roman"/>
          <w:noProof/>
          <w:sz w:val="22"/>
          <w:szCs w:val="22"/>
        </w:rPr>
        <w:lastRenderedPageBreak/>
        <w:drawing>
          <wp:inline distT="0" distB="0" distL="0" distR="0" wp14:anchorId="1696CDF6" wp14:editId="68DA0B5E">
            <wp:extent cx="5486400" cy="4120436"/>
            <wp:effectExtent l="0" t="0" r="0" b="0"/>
            <wp:docPr id="63" name="Picture 63" descr="Results%20Imag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s%20Images/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p>
    <w:p w14:paraId="1C2111E2" w14:textId="5EEF1220" w:rsidR="00BA1599" w:rsidRPr="00830EE5" w:rsidRDefault="00F54235" w:rsidP="00B0424D">
      <w:pPr>
        <w:rPr>
          <w:rFonts w:eastAsia="Times New Roman"/>
          <w:sz w:val="22"/>
          <w:szCs w:val="22"/>
        </w:rPr>
      </w:pPr>
      <w:r>
        <w:rPr>
          <w:rFonts w:eastAsia="Times New Roman"/>
          <w:sz w:val="22"/>
          <w:szCs w:val="22"/>
        </w:rPr>
        <w:t>Figure 6.1: Time for 200</w:t>
      </w:r>
      <w:r>
        <w:rPr>
          <w:rFonts w:eastAsia="Times New Roman"/>
          <w:sz w:val="22"/>
          <w:szCs w:val="22"/>
        </w:rPr>
        <w:sym w:font="Symbol" w:char="F06D"/>
      </w:r>
      <w:r>
        <w:rPr>
          <w:rFonts w:eastAsia="Times New Roman"/>
          <w:sz w:val="22"/>
          <w:szCs w:val="22"/>
        </w:rPr>
        <w:t>m wound to heal with varying levels of senescence.</w:t>
      </w:r>
      <w:r w:rsidR="00DF223E">
        <w:rPr>
          <w:rFonts w:eastAsia="Times New Roman"/>
          <w:sz w:val="22"/>
          <w:szCs w:val="22"/>
        </w:rPr>
        <w:br/>
      </w:r>
      <w:r w:rsidR="00DF223E">
        <w:rPr>
          <w:rFonts w:eastAsia="Times New Roman"/>
          <w:sz w:val="22"/>
          <w:szCs w:val="22"/>
        </w:rPr>
        <w:br/>
      </w:r>
      <w:r w:rsidR="00992630">
        <w:rPr>
          <w:rFonts w:eastAsia="Times New Roman"/>
          <w:sz w:val="22"/>
          <w:szCs w:val="22"/>
        </w:rPr>
        <w:t>Figure 6.1 supports [</w:t>
      </w:r>
      <w:r w:rsidR="00A00A65">
        <w:rPr>
          <w:rFonts w:eastAsia="Times New Roman"/>
          <w:sz w:val="22"/>
          <w:szCs w:val="22"/>
        </w:rPr>
        <w:t>Disturbed Flow Promotes Endothelial Senescence via a p-53-Dependent Pathway</w:t>
      </w:r>
      <w:r w:rsidR="00992630">
        <w:rPr>
          <w:rFonts w:eastAsia="Times New Roman"/>
          <w:sz w:val="22"/>
          <w:szCs w:val="22"/>
        </w:rPr>
        <w:t>]’s suggestion that senescent cells impair wound healing and goes onto show that as senescence is increased</w:t>
      </w:r>
      <w:r w:rsidR="00A115B2">
        <w:rPr>
          <w:rFonts w:eastAsia="Times New Roman"/>
          <w:sz w:val="22"/>
          <w:szCs w:val="22"/>
        </w:rPr>
        <w:t>, time taken to heal is increased at a linear</w:t>
      </w:r>
      <w:r w:rsidR="00992630">
        <w:rPr>
          <w:rFonts w:eastAsia="Times New Roman"/>
          <w:sz w:val="22"/>
          <w:szCs w:val="22"/>
        </w:rPr>
        <w:t xml:space="preserve"> </w:t>
      </w:r>
      <w:r w:rsidR="00A115B2">
        <w:rPr>
          <w:rFonts w:eastAsia="Times New Roman"/>
          <w:sz w:val="22"/>
          <w:szCs w:val="22"/>
        </w:rPr>
        <w:t>rate between 0 and 17% then levels out between 17 and 24%</w:t>
      </w:r>
      <w:r w:rsidR="000E3B4B">
        <w:rPr>
          <w:rFonts w:eastAsia="Times New Roman"/>
          <w:sz w:val="22"/>
          <w:szCs w:val="22"/>
        </w:rPr>
        <w:t>. This</w:t>
      </w:r>
      <w:r w:rsidR="00A115B2">
        <w:rPr>
          <w:rFonts w:eastAsia="Times New Roman"/>
          <w:sz w:val="22"/>
          <w:szCs w:val="22"/>
        </w:rPr>
        <w:t xml:space="preserve"> </w:t>
      </w:r>
      <w:r w:rsidR="000E3B4B">
        <w:rPr>
          <w:rFonts w:eastAsia="Times New Roman"/>
          <w:sz w:val="22"/>
          <w:szCs w:val="22"/>
        </w:rPr>
        <w:t>implies that any regions above 17% senescent has no added detrimental effect to wound healing. Applying this to the primate paper [</w:t>
      </w:r>
      <w:r w:rsidR="00A00A65">
        <w:rPr>
          <w:rFonts w:eastAsia="Times New Roman"/>
          <w:sz w:val="22"/>
          <w:szCs w:val="22"/>
        </w:rPr>
        <w:t>Cellular Senescence in Aging Primates</w:t>
      </w:r>
      <w:r w:rsidR="000E3B4B">
        <w:rPr>
          <w:rFonts w:eastAsia="Times New Roman"/>
          <w:sz w:val="22"/>
          <w:szCs w:val="22"/>
        </w:rPr>
        <w:t xml:space="preserve">] </w:t>
      </w:r>
      <w:r w:rsidR="00AB0E6B">
        <w:rPr>
          <w:rFonts w:eastAsia="Times New Roman"/>
          <w:sz w:val="22"/>
          <w:szCs w:val="22"/>
        </w:rPr>
        <w:t xml:space="preserve">which examined baboons aged between 5 and 30, puts 17% senescence around 27 years old, which is towards the end of most baboons lives. </w:t>
      </w:r>
    </w:p>
    <w:p w14:paraId="17DA70F0" w14:textId="058D695A" w:rsidR="00F54235" w:rsidRPr="009A569A" w:rsidRDefault="00454B3A" w:rsidP="009F4FC5">
      <w:pPr>
        <w:jc w:val="center"/>
        <w:rPr>
          <w:rFonts w:eastAsia="Times New Roman"/>
          <w:b/>
          <w:sz w:val="22"/>
          <w:szCs w:val="22"/>
        </w:rPr>
      </w:pPr>
      <w:r>
        <w:rPr>
          <w:rFonts w:eastAsia="Times New Roman"/>
          <w:noProof/>
          <w:sz w:val="22"/>
          <w:szCs w:val="22"/>
        </w:rPr>
        <w:lastRenderedPageBreak/>
        <w:drawing>
          <wp:inline distT="0" distB="0" distL="0" distR="0" wp14:anchorId="3635E33F" wp14:editId="7B5080C4">
            <wp:extent cx="5486400" cy="4120436"/>
            <wp:effectExtent l="0" t="0" r="0" b="0"/>
            <wp:docPr id="62" name="Picture 62" descr="Results%20Images/CellsInWoundWit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ults%20Images/CellsInWoundWith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r w:rsidR="00F54235">
        <w:rPr>
          <w:rFonts w:eastAsia="Times New Roman"/>
          <w:sz w:val="22"/>
          <w:szCs w:val="22"/>
        </w:rPr>
        <w:t>Figure 6.2: Number of cells to fill the wound each iteration.</w:t>
      </w:r>
    </w:p>
    <w:p w14:paraId="5F4AC9FB" w14:textId="77777777" w:rsidR="00F54235" w:rsidRDefault="00F54235" w:rsidP="002E3764">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BB208A" w14:paraId="7C066EFC" w14:textId="77777777" w:rsidTr="0047445C">
        <w:tc>
          <w:tcPr>
            <w:tcW w:w="4505" w:type="dxa"/>
          </w:tcPr>
          <w:p w14:paraId="7F91241B" w14:textId="77777777" w:rsidR="00BB208A" w:rsidRDefault="00BB208A" w:rsidP="00D30AD3">
            <w:pPr>
              <w:jc w:val="center"/>
              <w:rPr>
                <w:rFonts w:eastAsia="Times New Roman"/>
                <w:sz w:val="22"/>
                <w:szCs w:val="22"/>
              </w:rPr>
            </w:pPr>
            <w:r>
              <w:rPr>
                <w:rFonts w:eastAsia="Times New Roman"/>
                <w:noProof/>
                <w:sz w:val="22"/>
                <w:szCs w:val="22"/>
              </w:rPr>
              <w:drawing>
                <wp:inline distT="0" distB="0" distL="0" distR="0" wp14:anchorId="73951336" wp14:editId="5BDF86A3">
                  <wp:extent cx="2743200" cy="1828800"/>
                  <wp:effectExtent l="0" t="0" r="0" b="0"/>
                  <wp:docPr id="56" name="Picture 56" descr="../Softwares/CellABM_student_ver/500,15SC,50PC,30IT,200W-2/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ftwares/CellABM_student_ver/500,15SC,50PC,30IT,200W-2/2d/Iteration_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BCE0103" w14:textId="4476C253" w:rsidR="00FB7F2C" w:rsidRDefault="00FB7F2C" w:rsidP="00D30AD3">
            <w:pPr>
              <w:jc w:val="center"/>
              <w:rPr>
                <w:rFonts w:eastAsia="Times New Roman"/>
                <w:sz w:val="22"/>
                <w:szCs w:val="22"/>
              </w:rPr>
            </w:pPr>
            <w:r>
              <w:rPr>
                <w:rFonts w:eastAsia="Times New Roman"/>
                <w:sz w:val="22"/>
                <w:szCs w:val="22"/>
              </w:rPr>
              <w:t>0-5%</w:t>
            </w:r>
          </w:p>
        </w:tc>
        <w:tc>
          <w:tcPr>
            <w:tcW w:w="4505" w:type="dxa"/>
          </w:tcPr>
          <w:p w14:paraId="7D4BA43F"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71EFFE8A" wp14:editId="6DBC4A65">
                  <wp:extent cx="2743200" cy="1828800"/>
                  <wp:effectExtent l="0" t="0" r="0" b="0"/>
                  <wp:docPr id="57" name="Picture 57" descr="../Softwares/CellABM_student_ver/500,25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oftwares/CellABM_student_ver/500,25SC,50PC,30IT,200W-5/2d/Iteration_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9097CD2" w14:textId="5E128A7E" w:rsidR="00FB7F2C" w:rsidRDefault="00FB7F2C" w:rsidP="00D30AD3">
            <w:pPr>
              <w:jc w:val="center"/>
              <w:rPr>
                <w:rFonts w:eastAsia="Times New Roman"/>
                <w:sz w:val="22"/>
                <w:szCs w:val="22"/>
              </w:rPr>
            </w:pPr>
            <w:r>
              <w:rPr>
                <w:rFonts w:eastAsia="Times New Roman"/>
                <w:sz w:val="22"/>
                <w:szCs w:val="22"/>
              </w:rPr>
              <w:t>5-10%</w:t>
            </w:r>
          </w:p>
        </w:tc>
      </w:tr>
      <w:tr w:rsidR="00BB208A" w14:paraId="431F37BD" w14:textId="77777777" w:rsidTr="0047445C">
        <w:tc>
          <w:tcPr>
            <w:tcW w:w="4505" w:type="dxa"/>
          </w:tcPr>
          <w:p w14:paraId="0857F2F9" w14:textId="77777777" w:rsidR="00BB208A" w:rsidRDefault="005568F5" w:rsidP="00D30AD3">
            <w:pPr>
              <w:jc w:val="center"/>
              <w:rPr>
                <w:rFonts w:eastAsia="Times New Roman"/>
                <w:sz w:val="22"/>
                <w:szCs w:val="22"/>
              </w:rPr>
            </w:pPr>
            <w:r>
              <w:rPr>
                <w:rFonts w:eastAsia="Times New Roman"/>
                <w:noProof/>
                <w:sz w:val="22"/>
                <w:szCs w:val="22"/>
              </w:rPr>
              <w:drawing>
                <wp:inline distT="0" distB="0" distL="0" distR="0" wp14:anchorId="06C1B413" wp14:editId="6C54EAA0">
                  <wp:extent cx="2743200" cy="1828800"/>
                  <wp:effectExtent l="0" t="0" r="0" b="0"/>
                  <wp:docPr id="58" name="Picture 58" descr="../Softwares/CellABM_student_ver/500,35SC,50PC,30IT,200W-3/2d/Iteration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ftwares/CellABM_student_ver/500,35SC,50PC,30IT,200W-3/2d/Iteration_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DDCAC90" w14:textId="387679F5" w:rsidR="00FB7F2C" w:rsidRDefault="00FB7F2C" w:rsidP="00D30AD3">
            <w:pPr>
              <w:jc w:val="center"/>
              <w:rPr>
                <w:rFonts w:eastAsia="Times New Roman"/>
                <w:sz w:val="22"/>
                <w:szCs w:val="22"/>
              </w:rPr>
            </w:pPr>
            <w:r>
              <w:rPr>
                <w:rFonts w:eastAsia="Times New Roman"/>
                <w:sz w:val="22"/>
                <w:szCs w:val="22"/>
              </w:rPr>
              <w:t>10-15%</w:t>
            </w:r>
          </w:p>
        </w:tc>
        <w:tc>
          <w:tcPr>
            <w:tcW w:w="4505" w:type="dxa"/>
          </w:tcPr>
          <w:p w14:paraId="1D3EB7DA"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6941FF1A" wp14:editId="75839ECC">
                  <wp:extent cx="2743200" cy="1828800"/>
                  <wp:effectExtent l="0" t="0" r="0" b="0"/>
                  <wp:docPr id="59" name="Picture 59" descr="../Softwares/CellABM_student_ver/500,40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ftwares/CellABM_student_ver/500,40SC,50PC,30IT,200W-5/2d/Iteration_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5D4E342" w14:textId="49CD1786" w:rsidR="0047445C" w:rsidRDefault="00FB7F2C" w:rsidP="00D30AD3">
            <w:pPr>
              <w:jc w:val="center"/>
              <w:rPr>
                <w:rFonts w:eastAsia="Times New Roman"/>
                <w:sz w:val="22"/>
                <w:szCs w:val="22"/>
              </w:rPr>
            </w:pPr>
            <w:r>
              <w:rPr>
                <w:rFonts w:eastAsia="Times New Roman"/>
                <w:sz w:val="22"/>
                <w:szCs w:val="22"/>
              </w:rPr>
              <w:t>15-20%</w:t>
            </w:r>
          </w:p>
        </w:tc>
      </w:tr>
      <w:tr w:rsidR="00BB208A" w14:paraId="5BEFC397" w14:textId="77777777" w:rsidTr="0047445C">
        <w:tc>
          <w:tcPr>
            <w:tcW w:w="4505" w:type="dxa"/>
          </w:tcPr>
          <w:p w14:paraId="62DF3469" w14:textId="77777777" w:rsidR="00BB208A" w:rsidRDefault="00D019E9" w:rsidP="00D30AD3">
            <w:pPr>
              <w:jc w:val="center"/>
              <w:rPr>
                <w:rFonts w:eastAsia="Times New Roman"/>
                <w:sz w:val="22"/>
                <w:szCs w:val="22"/>
              </w:rPr>
            </w:pPr>
            <w:r>
              <w:rPr>
                <w:rFonts w:eastAsia="Times New Roman"/>
                <w:noProof/>
                <w:sz w:val="22"/>
                <w:szCs w:val="22"/>
              </w:rPr>
              <w:lastRenderedPageBreak/>
              <w:drawing>
                <wp:inline distT="0" distB="0" distL="0" distR="0" wp14:anchorId="11D97E7D" wp14:editId="2C0C3D95">
                  <wp:extent cx="2743200" cy="1828800"/>
                  <wp:effectExtent l="0" t="0" r="0" b="0"/>
                  <wp:docPr id="61" name="Picture 61" descr="../Softwares/CellABM_student_ver/500,50SC,50PC,30IT,200W-5/2d/Iteration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ftwares/CellABM_student_ver/500,50SC,50PC,30IT,200W-5/2d/Iteration_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FAA228E" w14:textId="27EA9688" w:rsidR="00FB7F2C" w:rsidRDefault="00FB7F2C" w:rsidP="00D30AD3">
            <w:pPr>
              <w:jc w:val="center"/>
              <w:rPr>
                <w:rFonts w:eastAsia="Times New Roman"/>
                <w:sz w:val="22"/>
                <w:szCs w:val="22"/>
              </w:rPr>
            </w:pPr>
            <w:r>
              <w:rPr>
                <w:rFonts w:eastAsia="Times New Roman"/>
                <w:sz w:val="22"/>
                <w:szCs w:val="22"/>
              </w:rPr>
              <w:t>20-25%</w:t>
            </w:r>
          </w:p>
        </w:tc>
        <w:tc>
          <w:tcPr>
            <w:tcW w:w="4505" w:type="dxa"/>
          </w:tcPr>
          <w:p w14:paraId="67C5B248" w14:textId="77777777" w:rsidR="00BB208A" w:rsidRDefault="00BB208A" w:rsidP="002E3764">
            <w:pPr>
              <w:rPr>
                <w:rFonts w:eastAsia="Times New Roman"/>
                <w:sz w:val="22"/>
                <w:szCs w:val="22"/>
              </w:rPr>
            </w:pPr>
          </w:p>
          <w:p w14:paraId="04FA01BB" w14:textId="77777777" w:rsidR="0047445C" w:rsidRDefault="0047445C" w:rsidP="002E3764">
            <w:pPr>
              <w:rPr>
                <w:rFonts w:eastAsia="Times New Roman"/>
                <w:sz w:val="22"/>
                <w:szCs w:val="22"/>
              </w:rPr>
            </w:pPr>
          </w:p>
          <w:p w14:paraId="062127F2" w14:textId="77777777" w:rsidR="0047445C" w:rsidRDefault="0047445C" w:rsidP="002E3764">
            <w:pPr>
              <w:rPr>
                <w:rFonts w:eastAsia="Times New Roman"/>
                <w:sz w:val="22"/>
                <w:szCs w:val="22"/>
              </w:rPr>
            </w:pPr>
          </w:p>
          <w:p w14:paraId="41062D8E" w14:textId="77777777" w:rsidR="0047445C" w:rsidRDefault="0047445C" w:rsidP="002E3764">
            <w:pPr>
              <w:rPr>
                <w:rFonts w:eastAsia="Times New Roman"/>
                <w:sz w:val="22"/>
                <w:szCs w:val="22"/>
              </w:rPr>
            </w:pPr>
          </w:p>
          <w:p w14:paraId="250E74BB" w14:textId="77777777" w:rsidR="0047445C" w:rsidRDefault="0047445C" w:rsidP="002E3764">
            <w:pPr>
              <w:rPr>
                <w:rFonts w:eastAsia="Times New Roman"/>
                <w:sz w:val="22"/>
                <w:szCs w:val="22"/>
              </w:rPr>
            </w:pPr>
          </w:p>
          <w:p w14:paraId="36A10319" w14:textId="77777777" w:rsidR="0047445C" w:rsidRDefault="0047445C" w:rsidP="002E3764">
            <w:pPr>
              <w:rPr>
                <w:rFonts w:eastAsia="Times New Roman"/>
                <w:sz w:val="22"/>
                <w:szCs w:val="22"/>
              </w:rPr>
            </w:pPr>
          </w:p>
          <w:p w14:paraId="5A00B5C4" w14:textId="77777777" w:rsidR="0047445C" w:rsidRDefault="0047445C" w:rsidP="002E3764">
            <w:pPr>
              <w:rPr>
                <w:rFonts w:eastAsia="Times New Roman"/>
                <w:sz w:val="22"/>
                <w:szCs w:val="22"/>
              </w:rPr>
            </w:pPr>
          </w:p>
          <w:p w14:paraId="6849F851" w14:textId="77777777" w:rsidR="0047445C" w:rsidRDefault="0047445C" w:rsidP="002E3764">
            <w:pPr>
              <w:rPr>
                <w:rFonts w:eastAsia="Times New Roman"/>
                <w:sz w:val="22"/>
                <w:szCs w:val="22"/>
              </w:rPr>
            </w:pPr>
          </w:p>
          <w:p w14:paraId="78C82CA4" w14:textId="77777777" w:rsidR="0047445C" w:rsidRDefault="0047445C" w:rsidP="002E3764">
            <w:pPr>
              <w:rPr>
                <w:rFonts w:eastAsia="Times New Roman"/>
                <w:sz w:val="22"/>
                <w:szCs w:val="22"/>
              </w:rPr>
            </w:pPr>
          </w:p>
          <w:p w14:paraId="32657B07" w14:textId="77777777" w:rsidR="0047445C" w:rsidRDefault="0047445C" w:rsidP="002E3764">
            <w:pPr>
              <w:rPr>
                <w:rFonts w:eastAsia="Times New Roman"/>
                <w:sz w:val="22"/>
                <w:szCs w:val="22"/>
              </w:rPr>
            </w:pPr>
          </w:p>
          <w:p w14:paraId="7A2D814C" w14:textId="77777777" w:rsidR="0047445C" w:rsidRDefault="0047445C" w:rsidP="002E3764">
            <w:pPr>
              <w:rPr>
                <w:rFonts w:eastAsia="Times New Roman"/>
                <w:sz w:val="22"/>
                <w:szCs w:val="22"/>
              </w:rPr>
            </w:pPr>
          </w:p>
          <w:p w14:paraId="5CFC73B5" w14:textId="77777777" w:rsidR="0047445C" w:rsidRDefault="0047445C" w:rsidP="002E3764">
            <w:pPr>
              <w:rPr>
                <w:rFonts w:eastAsia="Times New Roman"/>
                <w:sz w:val="22"/>
                <w:szCs w:val="22"/>
              </w:rPr>
            </w:pPr>
          </w:p>
        </w:tc>
      </w:tr>
    </w:tbl>
    <w:p w14:paraId="1454B1F3" w14:textId="422BA523" w:rsidR="00BB208A" w:rsidRDefault="00841E2C" w:rsidP="002E3764">
      <w:pPr>
        <w:rPr>
          <w:rFonts w:eastAsia="Times New Roman"/>
          <w:sz w:val="22"/>
          <w:szCs w:val="22"/>
        </w:rPr>
      </w:pPr>
      <w:r>
        <w:rPr>
          <w:rFonts w:eastAsia="Times New Roman"/>
          <w:sz w:val="22"/>
          <w:szCs w:val="22"/>
        </w:rPr>
        <w:t>Table 6.6: Figures of the final iteration from each sample.</w:t>
      </w:r>
    </w:p>
    <w:p w14:paraId="103B6B81" w14:textId="77777777" w:rsidR="00BB208A" w:rsidRPr="00F54235" w:rsidRDefault="00BB208A" w:rsidP="002E3764">
      <w:pPr>
        <w:rPr>
          <w:rFonts w:eastAsia="Times New Roman"/>
          <w:sz w:val="22"/>
          <w:szCs w:val="22"/>
        </w:rPr>
      </w:pPr>
    </w:p>
    <w:p w14:paraId="6E37244B" w14:textId="7EC74472" w:rsidR="002E3764" w:rsidRPr="000E1D90"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Program Efficiency and Runtime Analysis</w:t>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sz w:val="22"/>
          <w:szCs w:val="22"/>
        </w:rPr>
        <w:t xml:space="preserve">The runtime of CellABM is dominated by the overlap correction function. Here each cell is compared to each other cell to find the distance between the two and update their positions if they’re overlapping. This algorithm is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sidR="00A64469">
        <w:rPr>
          <w:rFonts w:ascii="Times New Roman" w:eastAsia="Times New Roman" w:hAnsi="Times New Roman" w:cs="Times New Roman"/>
          <w:sz w:val="22"/>
          <w:szCs w:val="22"/>
        </w:rPr>
        <w:t xml:space="preserve"> and is not a problem for small simulations, such as 500</w:t>
      </w:r>
      <w:r w:rsidR="00A64469">
        <w:rPr>
          <w:rFonts w:ascii="Times New Roman" w:eastAsia="Times New Roman" w:hAnsi="Times New Roman" w:cs="Times New Roman"/>
          <w:sz w:val="22"/>
          <w:szCs w:val="22"/>
        </w:rPr>
        <w:sym w:font="Symbol" w:char="F06D"/>
      </w:r>
      <w:r w:rsidR="00A64469">
        <w:rPr>
          <w:rFonts w:ascii="Times New Roman" w:eastAsia="Times New Roman" w:hAnsi="Times New Roman" w:cs="Times New Roman"/>
          <w:sz w:val="22"/>
          <w:szCs w:val="22"/>
        </w:rPr>
        <w:t>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where there is maximum of around 800 cells</w:t>
      </w:r>
      <w:r w:rsidR="000E1D90">
        <w:rPr>
          <w:rFonts w:ascii="Times New Roman" w:eastAsia="Times New Roman" w:hAnsi="Times New Roman" w:cs="Times New Roman"/>
          <w:sz w:val="22"/>
          <w:szCs w:val="22"/>
        </w:rPr>
        <w:t>, taking 2 hours to complete</w:t>
      </w:r>
      <w:r w:rsidR="00A64469">
        <w:rPr>
          <w:rFonts w:ascii="Times New Roman" w:eastAsia="Times New Roman" w:hAnsi="Times New Roman" w:cs="Times New Roman"/>
          <w:sz w:val="22"/>
          <w:szCs w:val="22"/>
        </w:rPr>
        <w:t>. However, larger simulations, such as 1mm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can have as many as 3,500 cells</w:t>
      </w:r>
      <w:r w:rsidR="000E1D90">
        <w:rPr>
          <w:rFonts w:ascii="Times New Roman" w:eastAsia="Times New Roman" w:hAnsi="Times New Roman" w:cs="Times New Roman"/>
          <w:sz w:val="22"/>
          <w:szCs w:val="22"/>
        </w:rPr>
        <w:t>, taking 30 hours to complete the simulation.</w:t>
      </w:r>
    </w:p>
    <w:p w14:paraId="1489D2F5" w14:textId="3847233E" w:rsidR="000E1D90" w:rsidRPr="000E1D90" w:rsidRDefault="000E1D90" w:rsidP="000E1D90">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6.3 was produced by recording the number of agents each iteration and how long it took the program to produce the output image. These data points were plotted and a curve of best fit produced. This curve shows the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Pr>
          <w:rFonts w:ascii="Times New Roman" w:eastAsia="Times New Roman" w:hAnsi="Times New Roman" w:cs="Times New Roman"/>
          <w:sz w:val="22"/>
          <w:szCs w:val="22"/>
        </w:rPr>
        <w:t xml:space="preserve"> relationship discussed above.</w:t>
      </w:r>
    </w:p>
    <w:p w14:paraId="2AD54D67" w14:textId="77777777" w:rsidR="00A64469" w:rsidRPr="009C3727" w:rsidRDefault="00A64469" w:rsidP="00A64469">
      <w:pPr>
        <w:pStyle w:val="ListParagraph"/>
        <w:ind w:left="500"/>
        <w:rPr>
          <w:rFonts w:ascii="Times New Roman" w:eastAsia="Times New Roman" w:hAnsi="Times New Roman" w:cs="Times New Roman"/>
          <w:b/>
          <w:sz w:val="22"/>
          <w:szCs w:val="22"/>
        </w:rPr>
      </w:pPr>
    </w:p>
    <w:p w14:paraId="3EF4C439" w14:textId="219F2649" w:rsidR="002E3764" w:rsidRDefault="0014161D" w:rsidP="00541D6B">
      <w:pPr>
        <w:jc w:val="center"/>
        <w:rPr>
          <w:rFonts w:eastAsia="Times New Roman"/>
          <w:b/>
          <w:sz w:val="22"/>
          <w:szCs w:val="22"/>
        </w:rPr>
      </w:pPr>
      <w:r>
        <w:rPr>
          <w:rFonts w:eastAsia="Times New Roman"/>
          <w:b/>
          <w:noProof/>
          <w:sz w:val="22"/>
          <w:szCs w:val="22"/>
        </w:rPr>
        <w:drawing>
          <wp:inline distT="0" distB="0" distL="0" distR="0" wp14:anchorId="3B78852E" wp14:editId="291D0F70">
            <wp:extent cx="3973130" cy="2974340"/>
            <wp:effectExtent l="0" t="0" r="0" b="0"/>
            <wp:docPr id="72" name="Picture 72" descr="Results%20Images/TimeComplex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s%20Images/TimeComplexit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8499" cy="2978359"/>
                    </a:xfrm>
                    <a:prstGeom prst="rect">
                      <a:avLst/>
                    </a:prstGeom>
                    <a:noFill/>
                    <a:ln>
                      <a:noFill/>
                    </a:ln>
                  </pic:spPr>
                </pic:pic>
              </a:graphicData>
            </a:graphic>
          </wp:inline>
        </w:drawing>
      </w:r>
    </w:p>
    <w:p w14:paraId="285F6D87" w14:textId="3973F023" w:rsidR="00A64469" w:rsidRDefault="0014161D" w:rsidP="00A64469">
      <w:pPr>
        <w:jc w:val="center"/>
        <w:rPr>
          <w:rFonts w:eastAsia="Times New Roman"/>
          <w:sz w:val="22"/>
          <w:szCs w:val="22"/>
        </w:rPr>
      </w:pPr>
      <w:r>
        <w:rPr>
          <w:rFonts w:eastAsia="Times New Roman"/>
          <w:sz w:val="22"/>
          <w:szCs w:val="22"/>
        </w:rPr>
        <w:t>Figure 6.3: Time complexity of program.</w:t>
      </w:r>
    </w:p>
    <w:p w14:paraId="6FF98A5D" w14:textId="77777777" w:rsidR="00A64469" w:rsidRPr="0014161D" w:rsidRDefault="00A64469" w:rsidP="002E3764">
      <w:pPr>
        <w:rPr>
          <w:rFonts w:eastAsia="Times New Roman"/>
          <w:sz w:val="22"/>
          <w:szCs w:val="22"/>
        </w:rPr>
      </w:pPr>
    </w:p>
    <w:p w14:paraId="6341D417" w14:textId="2F2285E7"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User Story Analysis</w:t>
      </w:r>
    </w:p>
    <w:p w14:paraId="40075007" w14:textId="77777777" w:rsidR="002E3764" w:rsidRPr="009C3727" w:rsidRDefault="002E3764" w:rsidP="002E3764">
      <w:pPr>
        <w:rPr>
          <w:rFonts w:eastAsia="Times New Roman"/>
          <w:b/>
          <w:sz w:val="22"/>
          <w:szCs w:val="22"/>
        </w:rPr>
      </w:pPr>
    </w:p>
    <w:p w14:paraId="704860D1" w14:textId="77777777" w:rsidR="004F45B2" w:rsidRDefault="004F45B2" w:rsidP="004F45B2">
      <w:pPr>
        <w:rPr>
          <w:rFonts w:eastAsia="Times New Roman"/>
          <w:sz w:val="22"/>
          <w:szCs w:val="22"/>
        </w:rPr>
      </w:pPr>
    </w:p>
    <w:p w14:paraId="335FCF91" w14:textId="25555DE0" w:rsidR="004F45B2" w:rsidRPr="00581231" w:rsidRDefault="004F45B2" w:rsidP="004F45B2">
      <w:pPr>
        <w:rPr>
          <w:rFonts w:eastAsia="Times New Roman"/>
          <w:b/>
          <w:sz w:val="22"/>
          <w:szCs w:val="22"/>
        </w:rPr>
      </w:pPr>
      <w:r w:rsidRPr="00581231">
        <w:rPr>
          <w:rFonts w:eastAsia="Times New Roman"/>
          <w:b/>
          <w:sz w:val="22"/>
          <w:szCs w:val="22"/>
        </w:rPr>
        <w:t xml:space="preserve">6.X: </w:t>
      </w:r>
      <w:r w:rsidR="00581231" w:rsidRPr="00581231">
        <w:rPr>
          <w:rFonts w:eastAsia="Times New Roman"/>
          <w:b/>
          <w:sz w:val="22"/>
          <w:szCs w:val="22"/>
        </w:rPr>
        <w:t>Sensitivity Analysis</w:t>
      </w:r>
    </w:p>
    <w:p w14:paraId="01E0DBEE" w14:textId="77777777" w:rsidR="00422FE8" w:rsidRDefault="00422FE8" w:rsidP="00422FE8">
      <w:pPr>
        <w:pStyle w:val="ListParagraph"/>
        <w:ind w:left="500"/>
        <w:rPr>
          <w:rFonts w:ascii="Times New Roman" w:eastAsia="Times New Roman" w:hAnsi="Times New Roman" w:cs="Times New Roman"/>
          <w:b/>
          <w:sz w:val="22"/>
          <w:szCs w:val="22"/>
        </w:rPr>
      </w:pPr>
    </w:p>
    <w:p w14:paraId="64DCE0DE" w14:textId="67984037" w:rsidR="00581231" w:rsidRDefault="00581231" w:rsidP="00581231">
      <w:pPr>
        <w:rPr>
          <w:rFonts w:eastAsia="Times New Roman"/>
          <w:b/>
          <w:sz w:val="22"/>
          <w:szCs w:val="22"/>
        </w:rPr>
      </w:pPr>
      <w:r>
        <w:rPr>
          <w:rFonts w:eastAsia="Times New Roman"/>
          <w:b/>
          <w:sz w:val="22"/>
          <w:szCs w:val="22"/>
        </w:rPr>
        <w:t>6.X: Meeting with Domain Expert</w:t>
      </w:r>
    </w:p>
    <w:p w14:paraId="36F4C78D" w14:textId="77777777" w:rsidR="00581231" w:rsidRDefault="00581231" w:rsidP="00581231">
      <w:pPr>
        <w:rPr>
          <w:rFonts w:eastAsia="Times New Roman"/>
          <w:b/>
          <w:sz w:val="22"/>
          <w:szCs w:val="22"/>
        </w:rPr>
      </w:pPr>
    </w:p>
    <w:p w14:paraId="378EA54F" w14:textId="77777777" w:rsidR="00F242FA" w:rsidRDefault="00581231" w:rsidP="00581231">
      <w:pPr>
        <w:rPr>
          <w:rFonts w:eastAsia="Times New Roman"/>
          <w:sz w:val="22"/>
          <w:szCs w:val="22"/>
        </w:rPr>
      </w:pPr>
      <w:r>
        <w:rPr>
          <w:rFonts w:eastAsia="Times New Roman"/>
          <w:sz w:val="22"/>
          <w:szCs w:val="22"/>
        </w:rPr>
        <w:lastRenderedPageBreak/>
        <w:t xml:space="preserve">After the initial development of the above results, I met with </w:t>
      </w:r>
      <w:r w:rsidR="00F242FA">
        <w:rPr>
          <w:rFonts w:eastAsia="Times New Roman"/>
          <w:sz w:val="22"/>
          <w:szCs w:val="22"/>
        </w:rPr>
        <w:t xml:space="preserve">my domain expert </w:t>
      </w:r>
      <w:r>
        <w:rPr>
          <w:rFonts w:eastAsia="Times New Roman"/>
          <w:sz w:val="22"/>
          <w:szCs w:val="22"/>
        </w:rPr>
        <w:t xml:space="preserve">Prof. Paul Evans for his input on the </w:t>
      </w:r>
      <w:r w:rsidR="00CD564B">
        <w:rPr>
          <w:rFonts w:eastAsia="Times New Roman"/>
          <w:sz w:val="22"/>
          <w:szCs w:val="22"/>
        </w:rPr>
        <w:t>predictions</w:t>
      </w:r>
      <w:r w:rsidR="003D2FB2">
        <w:rPr>
          <w:rFonts w:eastAsia="Times New Roman"/>
          <w:sz w:val="22"/>
          <w:szCs w:val="22"/>
        </w:rPr>
        <w:t xml:space="preserve"> the project</w:t>
      </w:r>
      <w:r w:rsidR="00CD564B">
        <w:rPr>
          <w:rFonts w:eastAsia="Times New Roman"/>
          <w:sz w:val="22"/>
          <w:szCs w:val="22"/>
        </w:rPr>
        <w:t xml:space="preserve"> produced and whether there was anything that could be adapted</w:t>
      </w:r>
      <w:r w:rsidR="003D2FB2">
        <w:rPr>
          <w:rFonts w:eastAsia="Times New Roman"/>
          <w:sz w:val="22"/>
          <w:szCs w:val="22"/>
        </w:rPr>
        <w:t xml:space="preserve">. </w:t>
      </w:r>
      <w:r w:rsidR="0090691B">
        <w:rPr>
          <w:rFonts w:eastAsia="Times New Roman"/>
          <w:sz w:val="22"/>
          <w:szCs w:val="22"/>
        </w:rPr>
        <w:t xml:space="preserve">He suggested several sensitivity simulations that could be run including changing the migration speed of the proliferating cells and the rate of mitosis. Another suggestion was to add a control group which would have 0% senescent cells and has now been included above. </w:t>
      </w:r>
    </w:p>
    <w:p w14:paraId="3EB96B55" w14:textId="77777777" w:rsidR="00F242FA" w:rsidRDefault="00F242FA" w:rsidP="00581231">
      <w:pPr>
        <w:rPr>
          <w:rFonts w:eastAsia="Times New Roman"/>
          <w:sz w:val="22"/>
          <w:szCs w:val="22"/>
        </w:rPr>
      </w:pPr>
      <w:r>
        <w:rPr>
          <w:rFonts w:eastAsia="Times New Roman"/>
          <w:sz w:val="22"/>
          <w:szCs w:val="22"/>
        </w:rPr>
        <w:t>The domain expert</w:t>
      </w:r>
      <w:r w:rsidR="0090691B">
        <w:rPr>
          <w:rFonts w:eastAsia="Times New Roman"/>
          <w:sz w:val="22"/>
          <w:szCs w:val="22"/>
        </w:rPr>
        <w:t xml:space="preserve"> was particularly pleased with the results </w:t>
      </w:r>
      <w:r>
        <w:rPr>
          <w:rFonts w:eastAsia="Times New Roman"/>
          <w:sz w:val="22"/>
          <w:szCs w:val="22"/>
        </w:rPr>
        <w:t>in</w:t>
      </w:r>
      <w:r w:rsidR="0090691B">
        <w:rPr>
          <w:rFonts w:eastAsia="Times New Roman"/>
          <w:sz w:val="22"/>
          <w:szCs w:val="22"/>
        </w:rPr>
        <w:t xml:space="preserve"> Figure 6.1 as these correlated to observations within his own research [</w:t>
      </w:r>
      <w:r w:rsidR="0090691B">
        <w:rPr>
          <w:rFonts w:eastAsia="Times New Roman"/>
          <w:sz w:val="22"/>
          <w:szCs w:val="22"/>
        </w:rPr>
        <w:t>Disturbed Flow Promotes Endothelial Senescence via a p-53-Dependent Pathway</w:t>
      </w:r>
      <w:r w:rsidR="0090691B">
        <w:rPr>
          <w:rFonts w:eastAsia="Times New Roman"/>
          <w:sz w:val="22"/>
          <w:szCs w:val="22"/>
        </w:rPr>
        <w:t xml:space="preserve">], however, more simulations between 0-1% senescence would be beneficial as that was the </w:t>
      </w:r>
      <w:r>
        <w:rPr>
          <w:rFonts w:eastAsia="Times New Roman"/>
          <w:sz w:val="22"/>
          <w:szCs w:val="22"/>
        </w:rPr>
        <w:t>range he used.</w:t>
      </w:r>
    </w:p>
    <w:p w14:paraId="56E46F92" w14:textId="4ECA6F2B" w:rsidR="00581231" w:rsidRDefault="00F242FA" w:rsidP="00581231">
      <w:pPr>
        <w:rPr>
          <w:rFonts w:eastAsia="Times New Roman"/>
          <w:sz w:val="22"/>
          <w:szCs w:val="22"/>
        </w:rPr>
      </w:pPr>
      <w:r>
        <w:rPr>
          <w:rFonts w:eastAsia="Times New Roman"/>
          <w:sz w:val="22"/>
          <w:szCs w:val="22"/>
        </w:rPr>
        <w:t xml:space="preserve">Finally, the domain expert noted that the growth of the senescent agents is incorrect. Currently the model </w:t>
      </w:r>
      <w:r w:rsidR="001161CE">
        <w:rPr>
          <w:rFonts w:eastAsia="Times New Roman"/>
          <w:sz w:val="22"/>
          <w:szCs w:val="22"/>
        </w:rPr>
        <w:t>increases</w:t>
      </w:r>
      <w:r>
        <w:rPr>
          <w:rFonts w:eastAsia="Times New Roman"/>
          <w:sz w:val="22"/>
          <w:szCs w:val="22"/>
        </w:rPr>
        <w:t xml:space="preserve"> the radius of the cells each iteration, however, in reality senescent cells will suddenly rapidly then remain the same size before enlarging some time later. This behaviour can be included into the model by adapting the code in Chapter 5.1.2.2 to increase the cells size every 4 iterations (24 hours) rather than every iteration (6 hours). </w:t>
      </w:r>
      <w:r w:rsidR="0090691B">
        <w:rPr>
          <w:rFonts w:eastAsia="Times New Roman"/>
          <w:sz w:val="22"/>
          <w:szCs w:val="22"/>
        </w:rPr>
        <w:t xml:space="preserve"> </w:t>
      </w:r>
      <w:r w:rsidR="00CD564B">
        <w:rPr>
          <w:rFonts w:eastAsia="Times New Roman"/>
          <w:sz w:val="22"/>
          <w:szCs w:val="22"/>
        </w:rPr>
        <w:br/>
      </w:r>
    </w:p>
    <w:p w14:paraId="66E117DE" w14:textId="77777777" w:rsidR="00CD564B" w:rsidRPr="009C3727" w:rsidRDefault="00CD564B" w:rsidP="00CD564B">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Goals Achieved</w:t>
      </w:r>
    </w:p>
    <w:p w14:paraId="645D96DC" w14:textId="77777777" w:rsidR="00CD564B" w:rsidRPr="009C3727" w:rsidRDefault="00CD564B" w:rsidP="00CD564B">
      <w:pPr>
        <w:rPr>
          <w:rFonts w:eastAsia="Times New Roman"/>
          <w:sz w:val="22"/>
          <w:szCs w:val="22"/>
        </w:rPr>
      </w:pPr>
    </w:p>
    <w:p w14:paraId="75714F62" w14:textId="77777777" w:rsidR="00CD564B" w:rsidRDefault="00CD564B" w:rsidP="00CD564B">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Degree to which findings support original objectives of project.</w:t>
      </w:r>
    </w:p>
    <w:p w14:paraId="20472F1B" w14:textId="5B77D5B3" w:rsidR="00CD564B" w:rsidRPr="00CD564B" w:rsidRDefault="00CD564B" w:rsidP="00CD564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The results of this project are very promising</w:t>
      </w:r>
    </w:p>
    <w:p w14:paraId="65E6EB63" w14:textId="77777777" w:rsidR="00CD564B" w:rsidRPr="00581231" w:rsidRDefault="00CD564B" w:rsidP="00581231">
      <w:pPr>
        <w:rPr>
          <w:rFonts w:eastAsia="Times New Roman"/>
          <w:sz w:val="22"/>
          <w:szCs w:val="22"/>
        </w:rPr>
      </w:pPr>
    </w:p>
    <w:p w14:paraId="3AAF1AF4" w14:textId="77777777" w:rsidR="002E3764" w:rsidRPr="009C3727" w:rsidRDefault="002E3764" w:rsidP="002E3764">
      <w:pPr>
        <w:rPr>
          <w:rFonts w:eastAsia="Times New Roman"/>
          <w:b/>
          <w:sz w:val="22"/>
          <w:szCs w:val="22"/>
        </w:rPr>
      </w:pPr>
    </w:p>
    <w:p w14:paraId="6A79E008" w14:textId="2958FC3E"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Further Work</w:t>
      </w:r>
    </w:p>
    <w:p w14:paraId="40BD0964" w14:textId="77777777" w:rsidR="00422FE8" w:rsidRPr="009C3727" w:rsidRDefault="00422FE8" w:rsidP="00422FE8">
      <w:pPr>
        <w:pStyle w:val="ListParagraph"/>
        <w:ind w:left="500"/>
        <w:rPr>
          <w:rFonts w:ascii="Times New Roman" w:eastAsia="Times New Roman" w:hAnsi="Times New Roman" w:cs="Times New Roman"/>
          <w:b/>
          <w:sz w:val="22"/>
          <w:szCs w:val="22"/>
        </w:rPr>
      </w:pPr>
    </w:p>
    <w:p w14:paraId="0235D25B" w14:textId="521B88C6" w:rsidR="00422FE8" w:rsidRPr="009C3727"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New areas of investigation</w:t>
      </w:r>
    </w:p>
    <w:p w14:paraId="521F3EE7" w14:textId="27885FB5" w:rsidR="00BE4F98" w:rsidRPr="009C3727" w:rsidRDefault="00E14A57"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color w:val="ED7D31" w:themeColor="accent2"/>
          <w:sz w:val="22"/>
          <w:szCs w:val="22"/>
        </w:rPr>
        <w:t xml:space="preserve">Statistical validation. Currently not possible as there is not enough data surrounding time taken for epithelial walls to heal when level of Senescence is varied. </w:t>
      </w:r>
    </w:p>
    <w:p w14:paraId="65D3A9E6" w14:textId="104BA31B" w:rsidR="00422FE8"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Current part of work not completed</w:t>
      </w:r>
    </w:p>
    <w:p w14:paraId="1C3FDF08" w14:textId="3AB2911F"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Change confluence rule so not just num QC</w:t>
      </w:r>
    </w:p>
    <w:p w14:paraId="595C082D" w14:textId="79BD45B8"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Cell adhesion</w:t>
      </w:r>
    </w:p>
    <w:p w14:paraId="14E3BFA8" w14:textId="532429A4" w:rsidR="002F04FB" w:rsidRDefault="002F04FB"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Run 1mm^2 simulations with step of 1hr</w:t>
      </w:r>
    </w:p>
    <w:p w14:paraId="6D02E7F4" w14:textId="795817B6" w:rsidR="00852627" w:rsidRPr="00852627" w:rsidRDefault="00852627" w:rsidP="00852627">
      <w:pPr>
        <w:pStyle w:val="ListParagraph"/>
        <w:numPr>
          <w:ilvl w:val="0"/>
          <w:numId w:val="3"/>
        </w:numPr>
        <w:rPr>
          <w:rFonts w:ascii="Times New Roman" w:eastAsia="Times New Roman" w:hAnsi="Times New Roman" w:cs="Times New Roman"/>
          <w:sz w:val="22"/>
        </w:rPr>
      </w:pPr>
      <w:r w:rsidRPr="00852627">
        <w:rPr>
          <w:rFonts w:ascii="Times New Roman" w:eastAsia="Times New Roman" w:hAnsi="Times New Roman" w:cs="Times New Roman"/>
          <w:sz w:val="22"/>
          <w:szCs w:val="22"/>
        </w:rPr>
        <w:t>Following [</w:t>
      </w:r>
      <w:r w:rsidRPr="00852627">
        <w:rPr>
          <w:rFonts w:eastAsia="Times New Roman"/>
        </w:rPr>
        <w:t>Cellular Migration and Morphology in Corneal Endothelial Wound Repair</w:t>
      </w:r>
      <w:r w:rsidRPr="00852627">
        <w:rPr>
          <w:rFonts w:eastAsia="Times New Roman"/>
        </w:rPr>
        <w:t xml:space="preserve">] </w:t>
      </w:r>
      <w:r w:rsidRPr="00852627">
        <w:rPr>
          <w:rFonts w:eastAsia="Times New Roman"/>
          <w:sz w:val="22"/>
        </w:rPr>
        <w:t>program cells to migrate faster when wound occurs then slow down over time.</w:t>
      </w:r>
      <w:r w:rsidR="002C4684">
        <w:rPr>
          <w:rFonts w:eastAsia="Times New Roman"/>
          <w:sz w:val="22"/>
        </w:rPr>
        <w:t xml:space="preserve"> Found cells move between 80-95</w:t>
      </w:r>
      <w:r w:rsidR="002C4684">
        <w:rPr>
          <w:rFonts w:eastAsia="Times New Roman"/>
          <w:sz w:val="22"/>
        </w:rPr>
        <w:sym w:font="Symbol" w:char="F06D"/>
      </w:r>
      <w:r w:rsidR="002C4684">
        <w:rPr>
          <w:rFonts w:eastAsia="Times New Roman"/>
          <w:sz w:val="22"/>
        </w:rPr>
        <w:t>m/day in the first 24 hours then rapidly decrease to 15-20</w:t>
      </w:r>
      <w:r w:rsidR="002C4684">
        <w:rPr>
          <w:rFonts w:eastAsia="Times New Roman"/>
          <w:sz w:val="22"/>
        </w:rPr>
        <w:sym w:font="Symbol" w:char="F06D"/>
      </w:r>
      <w:r w:rsidR="002C4684">
        <w:rPr>
          <w:rFonts w:eastAsia="Times New Roman"/>
          <w:sz w:val="22"/>
        </w:rPr>
        <w:t>m/day between 24–120 hours</w:t>
      </w:r>
    </w:p>
    <w:p w14:paraId="61D4ABC4" w14:textId="77777777" w:rsidR="005C1C06" w:rsidRDefault="005C1C06" w:rsidP="005C1C06">
      <w:pPr>
        <w:ind w:left="360"/>
        <w:rPr>
          <w:rFonts w:eastAsia="Times New Roman"/>
          <w:sz w:val="22"/>
          <w:szCs w:val="22"/>
        </w:rPr>
      </w:pPr>
    </w:p>
    <w:p w14:paraId="697378FF" w14:textId="77777777" w:rsidR="00785872" w:rsidRDefault="005C1C06" w:rsidP="005C1C06">
      <w:pPr>
        <w:ind w:left="360"/>
        <w:rPr>
          <w:rFonts w:eastAsia="Times New Roman"/>
          <w:sz w:val="22"/>
          <w:szCs w:val="22"/>
        </w:rPr>
      </w:pPr>
      <w:r>
        <w:rPr>
          <w:rFonts w:eastAsia="Times New Roman"/>
          <w:sz w:val="22"/>
          <w:szCs w:val="22"/>
        </w:rPr>
        <w:t xml:space="preserve">One simulation has been run </w:t>
      </w:r>
    </w:p>
    <w:p w14:paraId="26162D6E" w14:textId="77777777" w:rsidR="00785872" w:rsidRDefault="00785872" w:rsidP="005C1C06">
      <w:pPr>
        <w:ind w:left="360"/>
        <w:rPr>
          <w:rFonts w:eastAsia="Times New Roman"/>
          <w:sz w:val="22"/>
          <w:szCs w:val="22"/>
        </w:rPr>
      </w:pPr>
    </w:p>
    <w:tbl>
      <w:tblPr>
        <w:tblStyle w:val="TableGrid"/>
        <w:tblW w:w="0" w:type="auto"/>
        <w:tblInd w:w="360" w:type="dxa"/>
        <w:tblLook w:val="04A0" w:firstRow="1" w:lastRow="0" w:firstColumn="1" w:lastColumn="0" w:noHBand="0" w:noVBand="1"/>
      </w:tblPr>
      <w:tblGrid>
        <w:gridCol w:w="4325"/>
        <w:gridCol w:w="4325"/>
      </w:tblGrid>
      <w:tr w:rsidR="00C958B5" w14:paraId="51749ED6" w14:textId="77777777" w:rsidTr="00C958B5">
        <w:tc>
          <w:tcPr>
            <w:tcW w:w="0" w:type="auto"/>
          </w:tcPr>
          <w:p w14:paraId="164002BE" w14:textId="083B706B" w:rsidR="00C958B5" w:rsidRDefault="00C958B5" w:rsidP="005C1C06">
            <w:pPr>
              <w:rPr>
                <w:rFonts w:eastAsia="Times New Roman"/>
                <w:b/>
                <w:sz w:val="22"/>
                <w:szCs w:val="22"/>
              </w:rPr>
            </w:pPr>
            <w:r>
              <w:rPr>
                <w:rFonts w:eastAsia="Times New Roman"/>
                <w:b/>
                <w:noProof/>
                <w:sz w:val="22"/>
                <w:szCs w:val="22"/>
              </w:rPr>
              <w:drawing>
                <wp:inline distT="0" distB="0" distL="0" distR="0" wp14:anchorId="5B97FEB2" wp14:editId="2BCE0C91">
                  <wp:extent cx="2743200" cy="1828800"/>
                  <wp:effectExtent l="0" t="0" r="0" b="0"/>
                  <wp:docPr id="71" name="Picture 71" descr="../../../Windows/1mm,50SC,50PC,50It,400W-3/2d/Iteration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dows/1mm,50SC,50PC,50It,400W-3/2d/Iteration_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30B601ED" w14:textId="68F801AA" w:rsidR="00C958B5" w:rsidRDefault="00C958B5" w:rsidP="005C1C06">
            <w:pPr>
              <w:rPr>
                <w:rFonts w:eastAsia="Times New Roman"/>
                <w:b/>
                <w:sz w:val="22"/>
                <w:szCs w:val="22"/>
              </w:rPr>
            </w:pPr>
            <w:r>
              <w:rPr>
                <w:rFonts w:eastAsia="Times New Roman"/>
                <w:b/>
                <w:noProof/>
                <w:sz w:val="22"/>
                <w:szCs w:val="22"/>
              </w:rPr>
              <w:drawing>
                <wp:inline distT="0" distB="0" distL="0" distR="0" wp14:anchorId="6781F142" wp14:editId="7E8B96DE">
                  <wp:extent cx="2743200" cy="1828800"/>
                  <wp:effectExtent l="0" t="0" r="0" b="0"/>
                  <wp:docPr id="70" name="Picture 70" descr="../../../Windows/1mm,50SC,50PC,50It,400W-3/2d/Iteration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1mm,50SC,50PC,50It,400W-3/2d/Iteration_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1E86E641" w14:textId="77777777" w:rsidTr="00C958B5">
        <w:tc>
          <w:tcPr>
            <w:tcW w:w="0" w:type="auto"/>
          </w:tcPr>
          <w:p w14:paraId="01FE6B5C" w14:textId="1DE19CCE" w:rsidR="00C958B5" w:rsidRDefault="00C958B5" w:rsidP="005C1C06">
            <w:pPr>
              <w:rPr>
                <w:rFonts w:eastAsia="Times New Roman"/>
                <w:b/>
                <w:sz w:val="22"/>
                <w:szCs w:val="22"/>
              </w:rPr>
            </w:pPr>
            <w:r>
              <w:rPr>
                <w:rFonts w:eastAsia="Times New Roman"/>
                <w:b/>
                <w:noProof/>
                <w:sz w:val="22"/>
                <w:szCs w:val="22"/>
              </w:rPr>
              <w:lastRenderedPageBreak/>
              <w:drawing>
                <wp:inline distT="0" distB="0" distL="0" distR="0" wp14:anchorId="7F294311" wp14:editId="4C26E8BF">
                  <wp:extent cx="2743200" cy="1828800"/>
                  <wp:effectExtent l="0" t="0" r="0" b="0"/>
                  <wp:docPr id="69" name="Picture 69" descr="../../../Windows/1mm,50SC,50PC,50It,400W-3/2d/Iteration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dows/1mm,50SC,50PC,50It,400W-3/2d/Iteration_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18696651" w14:textId="03255617" w:rsidR="00C958B5" w:rsidRDefault="00C958B5" w:rsidP="005C1C06">
            <w:pPr>
              <w:rPr>
                <w:rFonts w:eastAsia="Times New Roman"/>
                <w:b/>
                <w:sz w:val="22"/>
                <w:szCs w:val="22"/>
              </w:rPr>
            </w:pPr>
            <w:r>
              <w:rPr>
                <w:rFonts w:eastAsia="Times New Roman"/>
                <w:b/>
                <w:noProof/>
                <w:sz w:val="22"/>
                <w:szCs w:val="22"/>
              </w:rPr>
              <w:drawing>
                <wp:inline distT="0" distB="0" distL="0" distR="0" wp14:anchorId="520EFD63" wp14:editId="63AB11F6">
                  <wp:extent cx="2743200" cy="1828800"/>
                  <wp:effectExtent l="0" t="0" r="0" b="0"/>
                  <wp:docPr id="68" name="Picture 68" descr="../../../Windows/1mm,50SC,50PC,50It,400W-3/2d/Iteration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dows/1mm,50SC,50PC,50It,400W-3/2d/Iteration_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49D7CC32" w14:textId="77777777" w:rsidTr="00C958B5">
        <w:tc>
          <w:tcPr>
            <w:tcW w:w="0" w:type="auto"/>
          </w:tcPr>
          <w:p w14:paraId="383C1844" w14:textId="108B7A34" w:rsidR="00C958B5" w:rsidRDefault="00C958B5" w:rsidP="005C1C06">
            <w:pPr>
              <w:rPr>
                <w:rFonts w:eastAsia="Times New Roman"/>
                <w:b/>
                <w:sz w:val="22"/>
                <w:szCs w:val="22"/>
              </w:rPr>
            </w:pPr>
            <w:r>
              <w:rPr>
                <w:rFonts w:eastAsia="Times New Roman"/>
                <w:b/>
                <w:noProof/>
                <w:sz w:val="22"/>
                <w:szCs w:val="22"/>
              </w:rPr>
              <w:drawing>
                <wp:inline distT="0" distB="0" distL="0" distR="0" wp14:anchorId="4F1273D9" wp14:editId="78F0D88F">
                  <wp:extent cx="2743200" cy="1828800"/>
                  <wp:effectExtent l="0" t="0" r="0" b="0"/>
                  <wp:docPr id="67" name="Picture 67" descr="../../../Windows/1mm,50SC,50PC,50It,400W-3/2d/Iteration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dows/1mm,50SC,50PC,50It,400W-3/2d/Iteration_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747BBB92" w14:textId="43C93150" w:rsidR="00C958B5" w:rsidRDefault="00C958B5" w:rsidP="005C1C06">
            <w:pPr>
              <w:rPr>
                <w:rFonts w:eastAsia="Times New Roman"/>
                <w:b/>
                <w:sz w:val="22"/>
                <w:szCs w:val="22"/>
              </w:rPr>
            </w:pPr>
            <w:r>
              <w:rPr>
                <w:rFonts w:eastAsia="Times New Roman"/>
                <w:b/>
                <w:noProof/>
                <w:sz w:val="22"/>
                <w:szCs w:val="22"/>
              </w:rPr>
              <w:drawing>
                <wp:inline distT="0" distB="0" distL="0" distR="0" wp14:anchorId="3FE8B667" wp14:editId="78E22281">
                  <wp:extent cx="2743200" cy="1828800"/>
                  <wp:effectExtent l="0" t="0" r="0" b="0"/>
                  <wp:docPr id="66" name="Picture 66" descr="../../../Windows/1mm,50SC,50PC,50It,400W-3/2d/Iter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dows/1mm,50SC,50PC,50It,400W-3/2d/Iteration_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295C3BC1" w14:textId="77777777" w:rsidTr="00C958B5">
        <w:tc>
          <w:tcPr>
            <w:tcW w:w="0" w:type="auto"/>
          </w:tcPr>
          <w:p w14:paraId="76C17340" w14:textId="60164B05" w:rsidR="00C958B5" w:rsidRDefault="00C958B5" w:rsidP="005C1C06">
            <w:pPr>
              <w:rPr>
                <w:rFonts w:eastAsia="Times New Roman"/>
                <w:b/>
                <w:sz w:val="22"/>
                <w:szCs w:val="22"/>
              </w:rPr>
            </w:pPr>
            <w:r>
              <w:rPr>
                <w:rFonts w:eastAsia="Times New Roman"/>
                <w:b/>
                <w:noProof/>
                <w:sz w:val="22"/>
                <w:szCs w:val="22"/>
              </w:rPr>
              <w:drawing>
                <wp:inline distT="0" distB="0" distL="0" distR="0" wp14:anchorId="02B07945" wp14:editId="74CB524D">
                  <wp:extent cx="2743200" cy="1828800"/>
                  <wp:effectExtent l="0" t="0" r="0" b="0"/>
                  <wp:docPr id="65" name="Picture 65" descr="../../../Windows/1mm,50SC,50PC,50It,400W-3/2d/Iteration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indows/1mm,50SC,50PC,50It,400W-3/2d/Iteration_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368DC675" w14:textId="77777777" w:rsidR="00C958B5" w:rsidRDefault="00C958B5" w:rsidP="005C1C06">
            <w:pPr>
              <w:rPr>
                <w:rFonts w:eastAsia="Times New Roman"/>
                <w:b/>
                <w:sz w:val="22"/>
                <w:szCs w:val="22"/>
              </w:rPr>
            </w:pPr>
            <w:r>
              <w:rPr>
                <w:rFonts w:eastAsia="Times New Roman"/>
                <w:b/>
                <w:noProof/>
                <w:sz w:val="22"/>
                <w:szCs w:val="22"/>
              </w:rPr>
              <w:drawing>
                <wp:inline distT="0" distB="0" distL="0" distR="0" wp14:anchorId="7413D987" wp14:editId="6C5264A3">
                  <wp:extent cx="2743200" cy="1828800"/>
                  <wp:effectExtent l="0" t="0" r="0" b="0"/>
                  <wp:docPr id="64" name="Picture 64" descr="../../../Windows/1mm,50SC,50PC,50It,400W-3/2d/Iterati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1mm,50SC,50PC,50It,400W-3/2d/Iteration_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66F5D53" w14:textId="02BDED80" w:rsidR="00473A09" w:rsidRDefault="00473A09" w:rsidP="005C1C06">
            <w:pPr>
              <w:rPr>
                <w:rFonts w:eastAsia="Times New Roman"/>
                <w:b/>
                <w:sz w:val="22"/>
                <w:szCs w:val="22"/>
              </w:rPr>
            </w:pPr>
          </w:p>
        </w:tc>
      </w:tr>
    </w:tbl>
    <w:p w14:paraId="2FE1523F" w14:textId="0DF5B465" w:rsidR="0049568A" w:rsidRPr="00D6226A" w:rsidDel="00D933E4" w:rsidRDefault="00324CD8" w:rsidP="005C1C06">
      <w:pPr>
        <w:ind w:left="360"/>
        <w:rPr>
          <w:del w:id="198" w:author="Harry Cooper" w:date="2017-11-29T15:21:00Z"/>
          <w:rFonts w:eastAsia="Times New Roman"/>
          <w:sz w:val="22"/>
          <w:szCs w:val="22"/>
        </w:rPr>
      </w:pPr>
      <w:r w:rsidRPr="00D6226A">
        <w:rPr>
          <w:rFonts w:eastAsia="Times New Roman"/>
          <w:b/>
          <w:sz w:val="22"/>
          <w:szCs w:val="22"/>
        </w:rPr>
        <w:br/>
      </w:r>
      <w:del w:id="199" w:author="Harry Cooper" w:date="2017-11-29T15:21:00Z">
        <w:r w:rsidR="0049568A" w:rsidRPr="00D6226A" w:rsidDel="00D933E4">
          <w:rPr>
            <w:rFonts w:eastAsia="Times New Roman"/>
            <w:sz w:val="22"/>
            <w:szCs w:val="22"/>
          </w:rPr>
          <w:delText>Test1 - vary age</w:delText>
        </w:r>
      </w:del>
    </w:p>
    <w:p w14:paraId="721D06A3" w14:textId="77777777" w:rsidR="0049568A" w:rsidRPr="009C3727" w:rsidRDefault="0049568A" w:rsidP="005C1C06">
      <w:pPr>
        <w:ind w:left="360"/>
      </w:pPr>
    </w:p>
    <w:p w14:paraId="5E948D8E" w14:textId="373355D1" w:rsidR="0049568A" w:rsidRPr="009C3727" w:rsidRDefault="00F42394">
      <w:pPr>
        <w:rPr>
          <w:b/>
        </w:rPr>
      </w:pPr>
      <w:r w:rsidRPr="009C3727">
        <w:rPr>
          <w:b/>
        </w:rPr>
        <w:t>7</w:t>
      </w:r>
      <w:r w:rsidR="00DD2494" w:rsidRPr="009C3727">
        <w:rPr>
          <w:b/>
        </w:rPr>
        <w:t xml:space="preserve"> </w:t>
      </w:r>
      <w:r w:rsidR="0049568A" w:rsidRPr="009C3727">
        <w:rPr>
          <w:b/>
        </w:rPr>
        <w:t>Conclusion</w:t>
      </w:r>
    </w:p>
    <w:p w14:paraId="2A38CCDB" w14:textId="77777777" w:rsidR="0049568A" w:rsidRPr="00226F61" w:rsidRDefault="0049568A"/>
    <w:p w14:paraId="096C3B33" w14:textId="2C39F45D" w:rsidR="0049568A" w:rsidRPr="00226F61" w:rsidRDefault="008E2840">
      <w:r>
        <w:t>7</w:t>
      </w:r>
      <w:r w:rsidR="00DD2494" w:rsidRPr="00226F61">
        <w:t xml:space="preserve">.1 </w:t>
      </w:r>
      <w:r w:rsidR="0049568A" w:rsidRPr="00226F61">
        <w:t>Conclusion</w:t>
      </w:r>
    </w:p>
    <w:p w14:paraId="1827C01D" w14:textId="3268D426" w:rsidR="0049568A" w:rsidRPr="00226F61" w:rsidRDefault="000D71AB">
      <w:r w:rsidRPr="00226F61">
        <w:tab/>
      </w:r>
    </w:p>
    <w:p w14:paraId="4B902DE0" w14:textId="02889F3A" w:rsidR="00813350" w:rsidRPr="00226F61" w:rsidRDefault="00813350" w:rsidP="0049568A">
      <w:pPr>
        <w:rPr>
          <w:sz w:val="22"/>
        </w:rPr>
      </w:pPr>
    </w:p>
    <w:p w14:paraId="349B9370" w14:textId="7DD57F7B" w:rsidR="001309E2" w:rsidRPr="00226F61" w:rsidRDefault="001309E2"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lastRenderedPageBreak/>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 xml:space="preserve">Index </w:t>
      </w:r>
      <w:proofErr w:type="spellStart"/>
      <w:r w:rsidRPr="00226F61">
        <w:rPr>
          <w:rFonts w:eastAsia="Times New Roman"/>
          <w:i/>
          <w:iCs/>
          <w:sz w:val="22"/>
          <w:shd w:val="clear" w:color="auto" w:fill="FFFFFF"/>
        </w:rPr>
        <w:t>medicus</w:t>
      </w:r>
      <w:proofErr w:type="spellEnd"/>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proofErr w:type="spellStart"/>
      <w:proofErr w:type="gramStart"/>
      <w:r w:rsidRPr="00226F61">
        <w:rPr>
          <w:rFonts w:eastAsia="Times New Roman"/>
          <w:sz w:val="22"/>
          <w:shd w:val="clear" w:color="auto" w:fill="FFFFFF"/>
        </w:rPr>
        <w:t>P.Brandes</w:t>
      </w:r>
      <w:proofErr w:type="spellEnd"/>
      <w:proofErr w:type="gramEnd"/>
      <w:r w:rsidRPr="00226F61">
        <w:rPr>
          <w:rFonts w:eastAsia="Times New Roman"/>
          <w:sz w:val="22"/>
          <w:shd w:val="clear" w:color="auto" w:fill="FFFFFF"/>
        </w:rPr>
        <w:t>,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 xml:space="preserve">[10] Warboys, C., de Luca, A., </w:t>
      </w:r>
      <w:proofErr w:type="spellStart"/>
      <w:r w:rsidRPr="00226F61">
        <w:rPr>
          <w:sz w:val="22"/>
        </w:rPr>
        <w:t>Amini</w:t>
      </w:r>
      <w:proofErr w:type="spellEnd"/>
      <w:r w:rsidRPr="00226F61">
        <w:rPr>
          <w:sz w:val="22"/>
        </w:rPr>
        <w:t xml:space="preserve">, N., Luong, L., </w:t>
      </w:r>
      <w:proofErr w:type="spellStart"/>
      <w:r w:rsidRPr="00226F61">
        <w:rPr>
          <w:sz w:val="22"/>
        </w:rPr>
        <w:t>Duckles</w:t>
      </w:r>
      <w:proofErr w:type="spellEnd"/>
      <w:r w:rsidRPr="00226F61">
        <w:rPr>
          <w:sz w:val="22"/>
        </w:rPr>
        <w:t xml:space="preserve">, H., Hsiao, S., White, A., Biswas, S., </w:t>
      </w:r>
      <w:proofErr w:type="spellStart"/>
      <w:r w:rsidRPr="00226F61">
        <w:rPr>
          <w:sz w:val="22"/>
        </w:rPr>
        <w:t>Khamis</w:t>
      </w:r>
      <w:proofErr w:type="spellEnd"/>
      <w:r w:rsidRPr="00226F61">
        <w:rPr>
          <w:sz w:val="22"/>
        </w:rPr>
        <w:t xml:space="preserve">, R., Chong, C., Cheung, W., Sherwin, S., Bennett, M., Gil, J., Mason, J., </w:t>
      </w:r>
      <w:proofErr w:type="spellStart"/>
      <w:r w:rsidRPr="00226F61">
        <w:rPr>
          <w:sz w:val="22"/>
        </w:rPr>
        <w:t>Haskard</w:t>
      </w:r>
      <w:proofErr w:type="spellEnd"/>
      <w:r w:rsidRPr="00226F61">
        <w:rPr>
          <w:sz w:val="22"/>
        </w:rPr>
        <w:t>, D. and Evans, P. (2014). Disturbed Flow Promotes Endothelial Senescence via a p53-Dependent Pathway. </w:t>
      </w:r>
      <w:r w:rsidRPr="00226F61">
        <w:rPr>
          <w:i/>
          <w:iCs/>
          <w:sz w:val="22"/>
        </w:rPr>
        <w:t>Arteriosclerosis, Thrombosis, and Vascular Biology</w:t>
      </w:r>
      <w:r w:rsidRPr="00226F61">
        <w:rPr>
          <w:sz w:val="22"/>
        </w:rPr>
        <w:t>, [online] 34(5), pp.985-995. Available at: 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 xml:space="preserve">[11] Chaudhury, H., </w:t>
      </w:r>
      <w:proofErr w:type="spellStart"/>
      <w:r w:rsidRPr="00226F61">
        <w:rPr>
          <w:sz w:val="22"/>
        </w:rPr>
        <w:t>Zakkar</w:t>
      </w:r>
      <w:proofErr w:type="spellEnd"/>
      <w:r w:rsidRPr="00226F61">
        <w:rPr>
          <w:sz w:val="22"/>
        </w:rPr>
        <w:t xml:space="preserve">, M., Boyle, J., </w:t>
      </w:r>
      <w:proofErr w:type="spellStart"/>
      <w:r w:rsidRPr="00226F61">
        <w:rPr>
          <w:sz w:val="22"/>
        </w:rPr>
        <w:t>Cuhlmann</w:t>
      </w:r>
      <w:proofErr w:type="spellEnd"/>
      <w:r w:rsidRPr="00226F61">
        <w:rPr>
          <w:sz w:val="22"/>
        </w:rPr>
        <w:t xml:space="preserve">, S., van der </w:t>
      </w:r>
      <w:proofErr w:type="spellStart"/>
      <w:r w:rsidRPr="00226F61">
        <w:rPr>
          <w:sz w:val="22"/>
        </w:rPr>
        <w:t>Heiden</w:t>
      </w:r>
      <w:proofErr w:type="spellEnd"/>
      <w:r w:rsidRPr="00226F61">
        <w:rPr>
          <w:sz w:val="22"/>
        </w:rPr>
        <w:t xml:space="preserve">, K., Luong, L., Davis, J., Platt, A., Mason, J., </w:t>
      </w:r>
      <w:proofErr w:type="spellStart"/>
      <w:r w:rsidRPr="00226F61">
        <w:rPr>
          <w:sz w:val="22"/>
        </w:rPr>
        <w:t>Krams</w:t>
      </w:r>
      <w:proofErr w:type="spellEnd"/>
      <w:r w:rsidRPr="00226F61">
        <w:rPr>
          <w:sz w:val="22"/>
        </w:rPr>
        <w:t xml:space="preserve">, R., </w:t>
      </w:r>
      <w:proofErr w:type="spellStart"/>
      <w:r w:rsidRPr="00226F61">
        <w:rPr>
          <w:sz w:val="22"/>
        </w:rPr>
        <w:t>Haskard</w:t>
      </w:r>
      <w:proofErr w:type="spellEnd"/>
      <w:r w:rsidRPr="00226F61">
        <w:rPr>
          <w:sz w:val="22"/>
        </w:rPr>
        <w:t>,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 xml:space="preserve">[12] Gerrity, R., Richardson, M., </w:t>
      </w:r>
      <w:proofErr w:type="spellStart"/>
      <w:r w:rsidRPr="00226F61">
        <w:rPr>
          <w:sz w:val="22"/>
        </w:rPr>
        <w:t>Somer</w:t>
      </w:r>
      <w:proofErr w:type="spellEnd"/>
      <w:r w:rsidRPr="00226F61">
        <w:rPr>
          <w:sz w:val="22"/>
        </w:rPr>
        <w:t>,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 xml:space="preserve">Am J </w:t>
      </w:r>
      <w:proofErr w:type="spellStart"/>
      <w:r w:rsidRPr="00226F61">
        <w:rPr>
          <w:i/>
          <w:iCs/>
          <w:sz w:val="22"/>
        </w:rPr>
        <w:t>Pathol</w:t>
      </w:r>
      <w:proofErr w:type="spellEnd"/>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 xml:space="preserve">[14] Hu, Y., </w:t>
      </w:r>
      <w:proofErr w:type="spellStart"/>
      <w:r w:rsidRPr="00226F61">
        <w:rPr>
          <w:sz w:val="22"/>
        </w:rPr>
        <w:t>Foteinos</w:t>
      </w:r>
      <w:proofErr w:type="spellEnd"/>
      <w:r w:rsidRPr="00226F61">
        <w:rPr>
          <w:sz w:val="22"/>
        </w:rPr>
        <w:t>,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t xml:space="preserve">[15] </w:t>
      </w:r>
      <w:proofErr w:type="spellStart"/>
      <w:r w:rsidRPr="00226F61">
        <w:rPr>
          <w:rFonts w:eastAsia="Times New Roman"/>
          <w:sz w:val="22"/>
          <w:shd w:val="clear" w:color="auto" w:fill="FFFFFF"/>
        </w:rPr>
        <w:t>Pavelka</w:t>
      </w:r>
      <w:proofErr w:type="spellEnd"/>
      <w:r w:rsidRPr="00226F61">
        <w:rPr>
          <w:rFonts w:eastAsia="Times New Roman"/>
          <w:sz w:val="22"/>
          <w:shd w:val="clear" w:color="auto" w:fill="FFFFFF"/>
        </w:rPr>
        <w:t xml:space="preserve">, J., Tel, G. and </w:t>
      </w:r>
      <w:proofErr w:type="spellStart"/>
      <w:r w:rsidRPr="00226F61">
        <w:rPr>
          <w:rFonts w:eastAsia="Times New Roman"/>
          <w:sz w:val="22"/>
          <w:shd w:val="clear" w:color="auto" w:fill="FFFFFF"/>
        </w:rPr>
        <w:t>Bartosek</w:t>
      </w:r>
      <w:proofErr w:type="spellEnd"/>
      <w:r w:rsidRPr="00226F61">
        <w:rPr>
          <w:rFonts w:eastAsia="Times New Roman"/>
          <w:sz w:val="22"/>
          <w:shd w:val="clear" w:color="auto" w:fill="FFFFFF"/>
        </w:rPr>
        <w:t>,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w:t>
      </w:r>
      <w:proofErr w:type="spellStart"/>
      <w:r w:rsidRPr="00226F61">
        <w:rPr>
          <w:rFonts w:eastAsia="Times New Roman"/>
          <w:sz w:val="22"/>
          <w:shd w:val="clear" w:color="auto" w:fill="FFFFFF"/>
        </w:rPr>
        <w:t>Modeling</w:t>
      </w:r>
      <w:proofErr w:type="spellEnd"/>
      <w:r w:rsidRPr="00226F61">
        <w:rPr>
          <w:rFonts w:eastAsia="Times New Roman"/>
          <w:sz w:val="22"/>
          <w:shd w:val="clear" w:color="auto" w:fill="FFFFFF"/>
        </w:rPr>
        <w:t xml:space="preserve">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w:t>
      </w:r>
      <w:proofErr w:type="spellStart"/>
      <w:r w:rsidRPr="00226F61">
        <w:rPr>
          <w:rFonts w:eastAsia="Times New Roman"/>
          <w:i/>
          <w:iCs/>
          <w:sz w:val="22"/>
          <w:shd w:val="clear" w:color="auto" w:fill="FFFFFF"/>
        </w:rPr>
        <w:t>Nanobioscience</w:t>
      </w:r>
      <w:proofErr w:type="spellEnd"/>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w:t>
      </w:r>
      <w:proofErr w:type="spellStart"/>
      <w:r w:rsidRPr="00226F61">
        <w:rPr>
          <w:rFonts w:eastAsia="Times New Roman"/>
          <w:sz w:val="22"/>
          <w:shd w:val="clear" w:color="auto" w:fill="FFFFFF"/>
        </w:rPr>
        <w:t>cocultivation</w:t>
      </w:r>
      <w:proofErr w:type="spellEnd"/>
      <w:r w:rsidRPr="00226F61">
        <w:rPr>
          <w:rFonts w:eastAsia="Times New Roman"/>
          <w:sz w:val="22"/>
          <w:shd w:val="clear" w:color="auto" w:fill="FFFFFF"/>
        </w:rPr>
        <w:t xml:space="preserve">,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62"/>
      <w:footerReference w:type="default" r:id="rId63"/>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B97872" w:rsidRDefault="00B97872">
      <w:pPr>
        <w:pStyle w:val="CommentText"/>
      </w:pPr>
      <w:r>
        <w:rPr>
          <w:rStyle w:val="CommentReference"/>
        </w:rPr>
        <w:annotationRef/>
      </w:r>
      <w:r>
        <w:t>Same problem again</w:t>
      </w:r>
    </w:p>
  </w:comment>
  <w:comment w:id="9" w:author="D.Walker" w:date="2017-11-28T16:23:00Z" w:initials="D">
    <w:p w14:paraId="57D868C7" w14:textId="4D49F486" w:rsidR="00B97872" w:rsidRDefault="00B97872">
      <w:pPr>
        <w:pStyle w:val="CommentText"/>
      </w:pPr>
      <w:r>
        <w:rPr>
          <w:rStyle w:val="CommentReference"/>
        </w:rPr>
        <w:annotationRef/>
      </w:r>
      <w:r>
        <w:t>Better to say e.g. assess or estimate?</w:t>
      </w:r>
    </w:p>
  </w:comment>
  <w:comment w:id="13" w:author="D.Walker" w:date="2017-11-28T16:23:00Z" w:initials="D">
    <w:p w14:paraId="06471E3D" w14:textId="11D43BFD" w:rsidR="00B97872" w:rsidRDefault="00B97872">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B97872" w:rsidRDefault="00B97872">
      <w:pPr>
        <w:pStyle w:val="CommentText"/>
      </w:pPr>
      <w:r>
        <w:rPr>
          <w:rStyle w:val="CommentReference"/>
        </w:rPr>
        <w:annotationRef/>
      </w:r>
      <w:r>
        <w:t>And modelling more realistic vessel shapes?</w:t>
      </w:r>
    </w:p>
  </w:comment>
  <w:comment w:id="25" w:author="D.Walker" w:date="2017-11-28T16:44:00Z" w:initials="D">
    <w:p w14:paraId="39737A8B" w14:textId="6C72DFA8" w:rsidR="00B97872" w:rsidRDefault="00B97872">
      <w:pPr>
        <w:pStyle w:val="CommentText"/>
      </w:pPr>
      <w:r>
        <w:rPr>
          <w:rStyle w:val="CommentReference"/>
        </w:rPr>
        <w:annotationRef/>
      </w:r>
      <w:r>
        <w:t>If you’re struggling for space you can reduce some of this detail.</w:t>
      </w:r>
    </w:p>
  </w:comment>
  <w:comment w:id="26" w:author="D.Walker" w:date="2017-11-28T16:44:00Z" w:initials="D">
    <w:p w14:paraId="0DFB18C9" w14:textId="465CC301" w:rsidR="00B97872" w:rsidRDefault="00B97872">
      <w:pPr>
        <w:pStyle w:val="CommentText"/>
      </w:pPr>
      <w:r>
        <w:rPr>
          <w:rStyle w:val="CommentReference"/>
        </w:rPr>
        <w:annotationRef/>
      </w:r>
      <w:r>
        <w:t>And other eukaryotic cells!</w:t>
      </w:r>
    </w:p>
  </w:comment>
  <w:comment w:id="27" w:author="Harry Cooper" w:date="2017-11-27T16:15:00Z" w:initials="HC">
    <w:p w14:paraId="795E9A25" w14:textId="38C80859" w:rsidR="00B97872" w:rsidRDefault="00B97872">
      <w:pPr>
        <w:pStyle w:val="CommentText"/>
      </w:pPr>
      <w:r>
        <w:rPr>
          <w:rStyle w:val="CommentReference"/>
        </w:rPr>
        <w:annotationRef/>
      </w:r>
      <w:r>
        <w:t>Remember this from meeting with Dawn.</w:t>
      </w:r>
    </w:p>
  </w:comment>
  <w:comment w:id="42" w:author="D.Walker" w:date="2017-11-28T16:45:00Z" w:initials="D">
    <w:p w14:paraId="1564BAE0" w14:textId="61B19FCD" w:rsidR="00B97872" w:rsidRDefault="00B97872">
      <w:pPr>
        <w:pStyle w:val="CommentText"/>
      </w:pPr>
      <w:r>
        <w:rPr>
          <w:rStyle w:val="CommentReference"/>
        </w:rPr>
        <w:annotationRef/>
      </w:r>
      <w:r>
        <w:t>Meaning what? Stick to describing characteristics which are relevant (and you understand) i.e. how the behaviour differs!</w:t>
      </w:r>
    </w:p>
  </w:comment>
  <w:comment w:id="45" w:author="Harry Cooper" w:date="2017-11-27T16:14:00Z" w:initials="HC">
    <w:p w14:paraId="1A57B82B" w14:textId="6E7AD587" w:rsidR="00B97872" w:rsidRDefault="00B97872">
      <w:pPr>
        <w:pStyle w:val="CommentText"/>
      </w:pPr>
      <w:r>
        <w:rPr>
          <w:rStyle w:val="CommentReference"/>
        </w:rPr>
        <w:annotationRef/>
      </w:r>
      <w:r>
        <w:t>Not started, however I feel I can implicitly cover all the rules of the environment within other sub-chapters, such as the EC sub-chapter above.</w:t>
      </w:r>
    </w:p>
  </w:comment>
  <w:comment w:id="63" w:author="D.Walker" w:date="2017-11-28T16:49:00Z" w:initials="D">
    <w:p w14:paraId="19617A77" w14:textId="7DB86A3C" w:rsidR="00B97872" w:rsidRDefault="00B97872">
      <w:pPr>
        <w:pStyle w:val="CommentText"/>
      </w:pPr>
      <w:r>
        <w:rPr>
          <w:rStyle w:val="CommentReference"/>
        </w:rPr>
        <w:annotationRef/>
      </w:r>
      <w:r>
        <w:t xml:space="preserve">See previous comment on complex detail! Better to just say that cells at these sites are more likely to </w:t>
      </w:r>
      <w:proofErr w:type="spellStart"/>
      <w:r>
        <w:t>apoptose</w:t>
      </w:r>
      <w:proofErr w:type="spellEnd"/>
      <w:r>
        <w:t>/proliferate?</w:t>
      </w:r>
    </w:p>
  </w:comment>
  <w:comment w:id="112" w:author="D.Walker" w:date="2017-11-28T16:52:00Z" w:initials="D">
    <w:p w14:paraId="73F02CB7" w14:textId="55D2DBB0" w:rsidR="00B97872" w:rsidRDefault="00B97872">
      <w:pPr>
        <w:pStyle w:val="CommentText"/>
      </w:pPr>
      <w:r>
        <w:rPr>
          <w:rStyle w:val="CommentReference"/>
        </w:rPr>
        <w:annotationRef/>
      </w:r>
      <w:r>
        <w:t>It would make more sense if you briefly described the functionality (cell types, rules) before this.</w:t>
      </w:r>
    </w:p>
  </w:comment>
  <w:comment w:id="147" w:author="D.Walker" w:date="2017-11-28T16:54:00Z" w:initials="D">
    <w:p w14:paraId="5C31F8C5" w14:textId="02003547" w:rsidR="00B97872" w:rsidRDefault="00B97872">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154" w:author="D.Walker" w:date="2017-11-28T16:55:00Z" w:initials="D">
    <w:p w14:paraId="3E284327" w14:textId="396B58DA" w:rsidR="00B97872" w:rsidRDefault="00B97872">
      <w:pPr>
        <w:pStyle w:val="CommentText"/>
      </w:pPr>
      <w:r>
        <w:rPr>
          <w:rStyle w:val="CommentReference"/>
        </w:rPr>
        <w:annotationRef/>
      </w:r>
      <w:r>
        <w:t>You need to properly caption and label all figures. This information should be in the figure caption.</w:t>
      </w:r>
    </w:p>
  </w:comment>
  <w:comment w:id="152" w:author="Harry Cooper" w:date="2017-11-27T16:15:00Z" w:initials="HC">
    <w:p w14:paraId="6CF504E9" w14:textId="01B22636" w:rsidR="00B97872" w:rsidRDefault="00B97872">
      <w:pPr>
        <w:pStyle w:val="CommentText"/>
      </w:pPr>
      <w:r>
        <w:rPr>
          <w:rStyle w:val="CommentReference"/>
        </w:rPr>
        <w:annotationRef/>
      </w:r>
      <w:r>
        <w:t>Do I just have an Appendices at the back with each image and description, rather than in line with the text?</w:t>
      </w:r>
    </w:p>
  </w:comment>
  <w:comment w:id="160" w:author="D.Walker" w:date="2017-11-28T16:56:00Z" w:initials="D">
    <w:p w14:paraId="663C8008" w14:textId="34B33BD5" w:rsidR="00B97872" w:rsidRDefault="00B97872">
      <w:pPr>
        <w:pStyle w:val="CommentText"/>
      </w:pPr>
      <w:r>
        <w:rPr>
          <w:rStyle w:val="CommentReference"/>
        </w:rPr>
        <w:annotationRef/>
      </w:r>
      <w:r>
        <w:t>Drawback?</w:t>
      </w:r>
    </w:p>
  </w:comment>
  <w:comment w:id="166" w:author="D.Walker" w:date="2017-11-28T16:57:00Z" w:initials="D">
    <w:p w14:paraId="5B0B2D19" w14:textId="242767F3" w:rsidR="00B97872" w:rsidRDefault="00B97872">
      <w:pPr>
        <w:pStyle w:val="CommentText"/>
      </w:pPr>
      <w:r>
        <w:rPr>
          <w:rStyle w:val="CommentReference"/>
        </w:rPr>
        <w:annotationRef/>
      </w:r>
      <w:r>
        <w:t>Would be nice, but not essential</w:t>
      </w:r>
    </w:p>
  </w:comment>
  <w:comment w:id="190" w:author="Harry Cooper" w:date="2018-04-25T13:45:00Z" w:initials="HC">
    <w:p w14:paraId="0D84D629" w14:textId="07DDCDBE" w:rsidR="00B97872" w:rsidRDefault="00B97872">
      <w:pPr>
        <w:pStyle w:val="CommentText"/>
      </w:pPr>
      <w:r>
        <w:rPr>
          <w:rStyle w:val="CommentReference"/>
        </w:rPr>
        <w:annotationRef/>
      </w:r>
      <w:r>
        <w:t>Missing confluence detection logic</w:t>
      </w:r>
    </w:p>
    <w:p w14:paraId="2F70724D" w14:textId="77777777" w:rsidR="00B97872" w:rsidRDefault="00B97872">
      <w:pPr>
        <w:pStyle w:val="CommentText"/>
      </w:pPr>
    </w:p>
  </w:comment>
  <w:comment w:id="191" w:author="Harry Cooper" w:date="2018-04-24T07:48:00Z" w:initials="HC">
    <w:p w14:paraId="6F4F23C8" w14:textId="0BA573B7" w:rsidR="00B97872" w:rsidRDefault="00B97872">
      <w:pPr>
        <w:pStyle w:val="CommentText"/>
      </w:pPr>
      <w:r>
        <w:rPr>
          <w:rStyle w:val="CommentReference"/>
        </w:rPr>
        <w:annotationRef/>
      </w:r>
      <w:r>
        <w:t>Is it confusing switching to radius?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39737A8B" w15:done="0"/>
  <w15:commentEx w15:paraId="0DFB18C9" w15:done="0"/>
  <w15:commentEx w15:paraId="795E9A25" w15:done="0"/>
  <w15:commentEx w15:paraId="1564BAE0" w15:done="0"/>
  <w15:commentEx w15:paraId="1A57B82B" w15:done="0"/>
  <w15:commentEx w15:paraId="19617A77" w15:done="0"/>
  <w15:commentEx w15:paraId="73F02CB7" w15:done="0"/>
  <w15:commentEx w15:paraId="5C31F8C5" w15:done="0"/>
  <w15:commentEx w15:paraId="3E284327" w15:done="0"/>
  <w15:commentEx w15:paraId="6CF504E9" w15:done="0"/>
  <w15:commentEx w15:paraId="663C8008" w15:done="0"/>
  <w15:commentEx w15:paraId="5B0B2D19" w15:done="0"/>
  <w15:commentEx w15:paraId="2F70724D" w15:done="0"/>
  <w15:commentEx w15:paraId="6F4F23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E0C13" w14:textId="77777777" w:rsidR="001773DE" w:rsidRDefault="001773DE" w:rsidP="00642E0B">
      <w:r>
        <w:separator/>
      </w:r>
    </w:p>
  </w:endnote>
  <w:endnote w:type="continuationSeparator" w:id="0">
    <w:p w14:paraId="23B1C96B" w14:textId="77777777" w:rsidR="001773DE" w:rsidRDefault="001773DE"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B97872" w:rsidRDefault="00B978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087A">
      <w:rPr>
        <w:rStyle w:val="PageNumber"/>
        <w:noProof/>
      </w:rPr>
      <w:t>x</w:t>
    </w:r>
    <w:r>
      <w:rPr>
        <w:rStyle w:val="PageNumber"/>
      </w:rPr>
      <w:fldChar w:fldCharType="end"/>
    </w:r>
  </w:p>
  <w:p w14:paraId="1AC764E3" w14:textId="6ABE33BF" w:rsidR="00B97872" w:rsidRDefault="00B97872"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78F9">
      <w:rPr>
        <w:rStyle w:val="PageNumber"/>
        <w:noProof/>
      </w:rPr>
      <w:t>10</w:t>
    </w:r>
    <w:r>
      <w:rPr>
        <w:rStyle w:val="PageNumber"/>
      </w:rPr>
      <w:fldChar w:fldCharType="end"/>
    </w:r>
  </w:p>
  <w:p w14:paraId="04D4E42B" w14:textId="77777777" w:rsidR="00B97872" w:rsidRDefault="00B97872"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17CC1" w14:textId="77777777" w:rsidR="001773DE" w:rsidRDefault="001773DE" w:rsidP="00642E0B">
      <w:r>
        <w:separator/>
      </w:r>
    </w:p>
  </w:footnote>
  <w:footnote w:type="continuationSeparator" w:id="0">
    <w:p w14:paraId="586440D4" w14:textId="77777777" w:rsidR="001773DE" w:rsidRDefault="001773DE"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B97872" w:rsidRDefault="00B978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proofState w:spelling="clean" w:grammar="clean"/>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7B3"/>
    <w:rsid w:val="00000A3D"/>
    <w:rsid w:val="00000E09"/>
    <w:rsid w:val="000068CD"/>
    <w:rsid w:val="0001395B"/>
    <w:rsid w:val="00013ABD"/>
    <w:rsid w:val="000144FD"/>
    <w:rsid w:val="00014AB7"/>
    <w:rsid w:val="00022563"/>
    <w:rsid w:val="000243F2"/>
    <w:rsid w:val="00024A80"/>
    <w:rsid w:val="00025145"/>
    <w:rsid w:val="000276A7"/>
    <w:rsid w:val="0003588D"/>
    <w:rsid w:val="000445E0"/>
    <w:rsid w:val="00046277"/>
    <w:rsid w:val="00047B3A"/>
    <w:rsid w:val="000523F8"/>
    <w:rsid w:val="00053EC5"/>
    <w:rsid w:val="000551F6"/>
    <w:rsid w:val="000552EF"/>
    <w:rsid w:val="00055834"/>
    <w:rsid w:val="00057517"/>
    <w:rsid w:val="00057C2C"/>
    <w:rsid w:val="00062007"/>
    <w:rsid w:val="00062857"/>
    <w:rsid w:val="000635E8"/>
    <w:rsid w:val="00067FEF"/>
    <w:rsid w:val="0007031C"/>
    <w:rsid w:val="00071C91"/>
    <w:rsid w:val="00072823"/>
    <w:rsid w:val="0007364A"/>
    <w:rsid w:val="00073C79"/>
    <w:rsid w:val="00074EE2"/>
    <w:rsid w:val="000754DE"/>
    <w:rsid w:val="0008235C"/>
    <w:rsid w:val="000844D5"/>
    <w:rsid w:val="0008479D"/>
    <w:rsid w:val="00087207"/>
    <w:rsid w:val="00087354"/>
    <w:rsid w:val="00090EDC"/>
    <w:rsid w:val="00092E05"/>
    <w:rsid w:val="00096235"/>
    <w:rsid w:val="000A22B1"/>
    <w:rsid w:val="000A50D0"/>
    <w:rsid w:val="000A5FC6"/>
    <w:rsid w:val="000A6A7E"/>
    <w:rsid w:val="000B68FD"/>
    <w:rsid w:val="000C10C7"/>
    <w:rsid w:val="000C2207"/>
    <w:rsid w:val="000C3E8C"/>
    <w:rsid w:val="000C460E"/>
    <w:rsid w:val="000C6956"/>
    <w:rsid w:val="000C6E68"/>
    <w:rsid w:val="000C735A"/>
    <w:rsid w:val="000D0F3D"/>
    <w:rsid w:val="000D5B5D"/>
    <w:rsid w:val="000D71AB"/>
    <w:rsid w:val="000E0CF5"/>
    <w:rsid w:val="000E1371"/>
    <w:rsid w:val="000E1D90"/>
    <w:rsid w:val="000E2293"/>
    <w:rsid w:val="000E292C"/>
    <w:rsid w:val="000E3B4B"/>
    <w:rsid w:val="000E3C72"/>
    <w:rsid w:val="000E4A48"/>
    <w:rsid w:val="000E61C0"/>
    <w:rsid w:val="000F130B"/>
    <w:rsid w:val="000F142A"/>
    <w:rsid w:val="000F560F"/>
    <w:rsid w:val="00103051"/>
    <w:rsid w:val="00103284"/>
    <w:rsid w:val="001053FD"/>
    <w:rsid w:val="00105FCF"/>
    <w:rsid w:val="00115F28"/>
    <w:rsid w:val="001161CE"/>
    <w:rsid w:val="00122D23"/>
    <w:rsid w:val="00123F30"/>
    <w:rsid w:val="001259D3"/>
    <w:rsid w:val="0013007D"/>
    <w:rsid w:val="0013087A"/>
    <w:rsid w:val="001309E2"/>
    <w:rsid w:val="00131ABA"/>
    <w:rsid w:val="00133275"/>
    <w:rsid w:val="001345CD"/>
    <w:rsid w:val="00135028"/>
    <w:rsid w:val="00135A10"/>
    <w:rsid w:val="00140AF1"/>
    <w:rsid w:val="0014161D"/>
    <w:rsid w:val="00141C06"/>
    <w:rsid w:val="001434BE"/>
    <w:rsid w:val="00145B1F"/>
    <w:rsid w:val="001463D8"/>
    <w:rsid w:val="00146B02"/>
    <w:rsid w:val="0014742D"/>
    <w:rsid w:val="0015270A"/>
    <w:rsid w:val="00154030"/>
    <w:rsid w:val="00154419"/>
    <w:rsid w:val="00160BE0"/>
    <w:rsid w:val="00164343"/>
    <w:rsid w:val="001643DE"/>
    <w:rsid w:val="00164FDF"/>
    <w:rsid w:val="001668F7"/>
    <w:rsid w:val="001669A6"/>
    <w:rsid w:val="00167456"/>
    <w:rsid w:val="00172156"/>
    <w:rsid w:val="0017567E"/>
    <w:rsid w:val="001765C6"/>
    <w:rsid w:val="001773DE"/>
    <w:rsid w:val="0018083C"/>
    <w:rsid w:val="00182216"/>
    <w:rsid w:val="00182F23"/>
    <w:rsid w:val="001830F5"/>
    <w:rsid w:val="001844BB"/>
    <w:rsid w:val="00185A9C"/>
    <w:rsid w:val="00187640"/>
    <w:rsid w:val="0019153F"/>
    <w:rsid w:val="00193DDE"/>
    <w:rsid w:val="001944B6"/>
    <w:rsid w:val="001979FD"/>
    <w:rsid w:val="001A03CC"/>
    <w:rsid w:val="001A1B1A"/>
    <w:rsid w:val="001A1B64"/>
    <w:rsid w:val="001A26B7"/>
    <w:rsid w:val="001A298A"/>
    <w:rsid w:val="001A4EF3"/>
    <w:rsid w:val="001A50ED"/>
    <w:rsid w:val="001A5C2B"/>
    <w:rsid w:val="001B1C83"/>
    <w:rsid w:val="001B56D9"/>
    <w:rsid w:val="001B6B0A"/>
    <w:rsid w:val="001C4AB2"/>
    <w:rsid w:val="001C57A4"/>
    <w:rsid w:val="001C7733"/>
    <w:rsid w:val="001C7A82"/>
    <w:rsid w:val="001D2407"/>
    <w:rsid w:val="001D291C"/>
    <w:rsid w:val="001D4403"/>
    <w:rsid w:val="001D5469"/>
    <w:rsid w:val="001D5F8D"/>
    <w:rsid w:val="001E297F"/>
    <w:rsid w:val="001E2C76"/>
    <w:rsid w:val="001F26BD"/>
    <w:rsid w:val="001F2C85"/>
    <w:rsid w:val="001F35DE"/>
    <w:rsid w:val="001F3D6C"/>
    <w:rsid w:val="001F40C9"/>
    <w:rsid w:val="001F449B"/>
    <w:rsid w:val="001F4BB9"/>
    <w:rsid w:val="001F5DAD"/>
    <w:rsid w:val="00201ABF"/>
    <w:rsid w:val="0020655D"/>
    <w:rsid w:val="00207EDB"/>
    <w:rsid w:val="00212A37"/>
    <w:rsid w:val="00212FCB"/>
    <w:rsid w:val="002134E4"/>
    <w:rsid w:val="00221360"/>
    <w:rsid w:val="002235D0"/>
    <w:rsid w:val="00223640"/>
    <w:rsid w:val="00223E25"/>
    <w:rsid w:val="002242DB"/>
    <w:rsid w:val="00224450"/>
    <w:rsid w:val="00225D37"/>
    <w:rsid w:val="0022613D"/>
    <w:rsid w:val="00226F61"/>
    <w:rsid w:val="00232009"/>
    <w:rsid w:val="00233001"/>
    <w:rsid w:val="002355DD"/>
    <w:rsid w:val="00235903"/>
    <w:rsid w:val="00237E16"/>
    <w:rsid w:val="00242405"/>
    <w:rsid w:val="002427AE"/>
    <w:rsid w:val="00243EE1"/>
    <w:rsid w:val="0024714C"/>
    <w:rsid w:val="00251612"/>
    <w:rsid w:val="00254EDD"/>
    <w:rsid w:val="00255A16"/>
    <w:rsid w:val="002561E5"/>
    <w:rsid w:val="00260B53"/>
    <w:rsid w:val="00263861"/>
    <w:rsid w:val="00280717"/>
    <w:rsid w:val="00281D30"/>
    <w:rsid w:val="00281E7A"/>
    <w:rsid w:val="00282490"/>
    <w:rsid w:val="00283103"/>
    <w:rsid w:val="00284008"/>
    <w:rsid w:val="00284FF0"/>
    <w:rsid w:val="002856DF"/>
    <w:rsid w:val="00290B1F"/>
    <w:rsid w:val="00291FBF"/>
    <w:rsid w:val="00292AA9"/>
    <w:rsid w:val="00293BC2"/>
    <w:rsid w:val="0029476B"/>
    <w:rsid w:val="00295359"/>
    <w:rsid w:val="00295AFC"/>
    <w:rsid w:val="00297964"/>
    <w:rsid w:val="002A1787"/>
    <w:rsid w:val="002A18A9"/>
    <w:rsid w:val="002A3C8B"/>
    <w:rsid w:val="002A4631"/>
    <w:rsid w:val="002A4F6B"/>
    <w:rsid w:val="002B0CB9"/>
    <w:rsid w:val="002B1166"/>
    <w:rsid w:val="002B51FE"/>
    <w:rsid w:val="002B6118"/>
    <w:rsid w:val="002B7FE6"/>
    <w:rsid w:val="002C0EF7"/>
    <w:rsid w:val="002C12BE"/>
    <w:rsid w:val="002C2267"/>
    <w:rsid w:val="002C284A"/>
    <w:rsid w:val="002C4684"/>
    <w:rsid w:val="002C58D8"/>
    <w:rsid w:val="002C68EC"/>
    <w:rsid w:val="002D2321"/>
    <w:rsid w:val="002D3D73"/>
    <w:rsid w:val="002D560C"/>
    <w:rsid w:val="002D6328"/>
    <w:rsid w:val="002E02C5"/>
    <w:rsid w:val="002E0304"/>
    <w:rsid w:val="002E3764"/>
    <w:rsid w:val="002E5920"/>
    <w:rsid w:val="002E5FB2"/>
    <w:rsid w:val="002F04FB"/>
    <w:rsid w:val="002F07D4"/>
    <w:rsid w:val="002F15DD"/>
    <w:rsid w:val="002F1CF6"/>
    <w:rsid w:val="002F415C"/>
    <w:rsid w:val="002F5E25"/>
    <w:rsid w:val="00301FCE"/>
    <w:rsid w:val="003029B1"/>
    <w:rsid w:val="00304158"/>
    <w:rsid w:val="00304DE7"/>
    <w:rsid w:val="003064E1"/>
    <w:rsid w:val="003110F9"/>
    <w:rsid w:val="00311F41"/>
    <w:rsid w:val="00312264"/>
    <w:rsid w:val="00312CE0"/>
    <w:rsid w:val="003133AB"/>
    <w:rsid w:val="00315600"/>
    <w:rsid w:val="00317340"/>
    <w:rsid w:val="00317A64"/>
    <w:rsid w:val="003204DD"/>
    <w:rsid w:val="00321BB9"/>
    <w:rsid w:val="00322D23"/>
    <w:rsid w:val="00322F9E"/>
    <w:rsid w:val="003233C9"/>
    <w:rsid w:val="00323593"/>
    <w:rsid w:val="00323724"/>
    <w:rsid w:val="00323B2A"/>
    <w:rsid w:val="00324600"/>
    <w:rsid w:val="00324CD8"/>
    <w:rsid w:val="00330843"/>
    <w:rsid w:val="00335DB7"/>
    <w:rsid w:val="0033602A"/>
    <w:rsid w:val="003401CB"/>
    <w:rsid w:val="00340305"/>
    <w:rsid w:val="003428C2"/>
    <w:rsid w:val="00343D9B"/>
    <w:rsid w:val="00344986"/>
    <w:rsid w:val="00346BE7"/>
    <w:rsid w:val="00350909"/>
    <w:rsid w:val="00351E47"/>
    <w:rsid w:val="003521BA"/>
    <w:rsid w:val="00352CD5"/>
    <w:rsid w:val="00356111"/>
    <w:rsid w:val="003565DE"/>
    <w:rsid w:val="003609A5"/>
    <w:rsid w:val="00361FDC"/>
    <w:rsid w:val="00362C77"/>
    <w:rsid w:val="003639F7"/>
    <w:rsid w:val="00364129"/>
    <w:rsid w:val="003654D0"/>
    <w:rsid w:val="00366188"/>
    <w:rsid w:val="003675AB"/>
    <w:rsid w:val="00367E8F"/>
    <w:rsid w:val="00374FA1"/>
    <w:rsid w:val="003758C0"/>
    <w:rsid w:val="00377047"/>
    <w:rsid w:val="00377A6D"/>
    <w:rsid w:val="00377CC0"/>
    <w:rsid w:val="003800F0"/>
    <w:rsid w:val="003810E1"/>
    <w:rsid w:val="003846E9"/>
    <w:rsid w:val="00385654"/>
    <w:rsid w:val="0038721F"/>
    <w:rsid w:val="00387F00"/>
    <w:rsid w:val="00395D7C"/>
    <w:rsid w:val="003968FB"/>
    <w:rsid w:val="003A2877"/>
    <w:rsid w:val="003A46F8"/>
    <w:rsid w:val="003A5B5A"/>
    <w:rsid w:val="003A7DDE"/>
    <w:rsid w:val="003B1FD8"/>
    <w:rsid w:val="003B206B"/>
    <w:rsid w:val="003B276D"/>
    <w:rsid w:val="003C0013"/>
    <w:rsid w:val="003C0AE5"/>
    <w:rsid w:val="003C0BBF"/>
    <w:rsid w:val="003C10D7"/>
    <w:rsid w:val="003C2C4B"/>
    <w:rsid w:val="003C42F1"/>
    <w:rsid w:val="003D16B2"/>
    <w:rsid w:val="003D2FB2"/>
    <w:rsid w:val="003D7006"/>
    <w:rsid w:val="003D75FF"/>
    <w:rsid w:val="003E104F"/>
    <w:rsid w:val="003E2605"/>
    <w:rsid w:val="003E47D7"/>
    <w:rsid w:val="003E4B7C"/>
    <w:rsid w:val="003E6C4A"/>
    <w:rsid w:val="003F0491"/>
    <w:rsid w:val="003F13BE"/>
    <w:rsid w:val="003F185C"/>
    <w:rsid w:val="003F3729"/>
    <w:rsid w:val="003F4122"/>
    <w:rsid w:val="003F4A0A"/>
    <w:rsid w:val="003F4CC1"/>
    <w:rsid w:val="003F52D5"/>
    <w:rsid w:val="00402A07"/>
    <w:rsid w:val="00403107"/>
    <w:rsid w:val="00403110"/>
    <w:rsid w:val="00403B5F"/>
    <w:rsid w:val="00404457"/>
    <w:rsid w:val="00404D16"/>
    <w:rsid w:val="00405C1F"/>
    <w:rsid w:val="004061BB"/>
    <w:rsid w:val="00406B1C"/>
    <w:rsid w:val="00407858"/>
    <w:rsid w:val="00410CE8"/>
    <w:rsid w:val="004110B2"/>
    <w:rsid w:val="00412248"/>
    <w:rsid w:val="004141CD"/>
    <w:rsid w:val="0041752E"/>
    <w:rsid w:val="0041766A"/>
    <w:rsid w:val="00422FE8"/>
    <w:rsid w:val="00425B21"/>
    <w:rsid w:val="004264C1"/>
    <w:rsid w:val="0042658C"/>
    <w:rsid w:val="0042737D"/>
    <w:rsid w:val="00427A78"/>
    <w:rsid w:val="00430FE4"/>
    <w:rsid w:val="00431B3A"/>
    <w:rsid w:val="004359F4"/>
    <w:rsid w:val="00436044"/>
    <w:rsid w:val="0044203A"/>
    <w:rsid w:val="00443839"/>
    <w:rsid w:val="00450068"/>
    <w:rsid w:val="0045151A"/>
    <w:rsid w:val="00454B3A"/>
    <w:rsid w:val="004557FC"/>
    <w:rsid w:val="00457172"/>
    <w:rsid w:val="0046037C"/>
    <w:rsid w:val="00461A38"/>
    <w:rsid w:val="004622C7"/>
    <w:rsid w:val="00462722"/>
    <w:rsid w:val="00462A95"/>
    <w:rsid w:val="004636D4"/>
    <w:rsid w:val="0046580A"/>
    <w:rsid w:val="00473A09"/>
    <w:rsid w:val="0047445C"/>
    <w:rsid w:val="00474C00"/>
    <w:rsid w:val="00475A21"/>
    <w:rsid w:val="00475BC3"/>
    <w:rsid w:val="00476511"/>
    <w:rsid w:val="00476EC5"/>
    <w:rsid w:val="00480D06"/>
    <w:rsid w:val="00483244"/>
    <w:rsid w:val="00484BFF"/>
    <w:rsid w:val="00485556"/>
    <w:rsid w:val="00486550"/>
    <w:rsid w:val="0048744A"/>
    <w:rsid w:val="0049568A"/>
    <w:rsid w:val="00497A19"/>
    <w:rsid w:val="004A0279"/>
    <w:rsid w:val="004A063E"/>
    <w:rsid w:val="004A1EE7"/>
    <w:rsid w:val="004A4021"/>
    <w:rsid w:val="004A548E"/>
    <w:rsid w:val="004A69C0"/>
    <w:rsid w:val="004C0203"/>
    <w:rsid w:val="004C65DE"/>
    <w:rsid w:val="004C6FD3"/>
    <w:rsid w:val="004D0D9B"/>
    <w:rsid w:val="004D13A3"/>
    <w:rsid w:val="004D423A"/>
    <w:rsid w:val="004D4BA0"/>
    <w:rsid w:val="004E7439"/>
    <w:rsid w:val="004E780A"/>
    <w:rsid w:val="004F2D86"/>
    <w:rsid w:val="004F2F1B"/>
    <w:rsid w:val="004F3D6F"/>
    <w:rsid w:val="004F45B2"/>
    <w:rsid w:val="004F4BFA"/>
    <w:rsid w:val="004F6D66"/>
    <w:rsid w:val="00504DDF"/>
    <w:rsid w:val="00506F72"/>
    <w:rsid w:val="005078F9"/>
    <w:rsid w:val="0051263C"/>
    <w:rsid w:val="005135BC"/>
    <w:rsid w:val="00537C4C"/>
    <w:rsid w:val="0054144E"/>
    <w:rsid w:val="00541D6B"/>
    <w:rsid w:val="0054792B"/>
    <w:rsid w:val="00552461"/>
    <w:rsid w:val="00553275"/>
    <w:rsid w:val="005568F5"/>
    <w:rsid w:val="00564038"/>
    <w:rsid w:val="00566A0D"/>
    <w:rsid w:val="005675CF"/>
    <w:rsid w:val="00571173"/>
    <w:rsid w:val="00571A1E"/>
    <w:rsid w:val="00572E6B"/>
    <w:rsid w:val="00575130"/>
    <w:rsid w:val="00581231"/>
    <w:rsid w:val="005815B8"/>
    <w:rsid w:val="00590D5E"/>
    <w:rsid w:val="00591489"/>
    <w:rsid w:val="00591503"/>
    <w:rsid w:val="00591A12"/>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C06"/>
    <w:rsid w:val="005C1D61"/>
    <w:rsid w:val="005C2860"/>
    <w:rsid w:val="005C43C0"/>
    <w:rsid w:val="005C67B7"/>
    <w:rsid w:val="005C7A4E"/>
    <w:rsid w:val="005D057E"/>
    <w:rsid w:val="005D4539"/>
    <w:rsid w:val="005D5FAE"/>
    <w:rsid w:val="005D7CEE"/>
    <w:rsid w:val="005D7FCC"/>
    <w:rsid w:val="005E01C0"/>
    <w:rsid w:val="005E0566"/>
    <w:rsid w:val="005E4E04"/>
    <w:rsid w:val="005F13B6"/>
    <w:rsid w:val="005F2C52"/>
    <w:rsid w:val="005F5D9B"/>
    <w:rsid w:val="00600B8F"/>
    <w:rsid w:val="00601544"/>
    <w:rsid w:val="00601ECB"/>
    <w:rsid w:val="00603487"/>
    <w:rsid w:val="0060354F"/>
    <w:rsid w:val="00604CC2"/>
    <w:rsid w:val="0060637F"/>
    <w:rsid w:val="00610676"/>
    <w:rsid w:val="00610E1B"/>
    <w:rsid w:val="006144FA"/>
    <w:rsid w:val="00615A67"/>
    <w:rsid w:val="00622608"/>
    <w:rsid w:val="00626E31"/>
    <w:rsid w:val="00630DAE"/>
    <w:rsid w:val="00632A28"/>
    <w:rsid w:val="0063458F"/>
    <w:rsid w:val="006360B5"/>
    <w:rsid w:val="00637CC8"/>
    <w:rsid w:val="00637D37"/>
    <w:rsid w:val="00640792"/>
    <w:rsid w:val="006411D1"/>
    <w:rsid w:val="00641B53"/>
    <w:rsid w:val="00641F02"/>
    <w:rsid w:val="00642046"/>
    <w:rsid w:val="00642E0B"/>
    <w:rsid w:val="0064406C"/>
    <w:rsid w:val="00644A13"/>
    <w:rsid w:val="00644EDD"/>
    <w:rsid w:val="006451F0"/>
    <w:rsid w:val="006462C6"/>
    <w:rsid w:val="00647638"/>
    <w:rsid w:val="006570C7"/>
    <w:rsid w:val="00660250"/>
    <w:rsid w:val="00661C68"/>
    <w:rsid w:val="00665821"/>
    <w:rsid w:val="00672ABA"/>
    <w:rsid w:val="00672DD5"/>
    <w:rsid w:val="00673E7C"/>
    <w:rsid w:val="006769FB"/>
    <w:rsid w:val="00680065"/>
    <w:rsid w:val="00680937"/>
    <w:rsid w:val="00683952"/>
    <w:rsid w:val="00684951"/>
    <w:rsid w:val="00684E98"/>
    <w:rsid w:val="006859D7"/>
    <w:rsid w:val="00691D0B"/>
    <w:rsid w:val="00694D7A"/>
    <w:rsid w:val="0069541B"/>
    <w:rsid w:val="00697B3F"/>
    <w:rsid w:val="00697C59"/>
    <w:rsid w:val="006A196E"/>
    <w:rsid w:val="006A3064"/>
    <w:rsid w:val="006B2505"/>
    <w:rsid w:val="006B2AD8"/>
    <w:rsid w:val="006B49A3"/>
    <w:rsid w:val="006B4D5E"/>
    <w:rsid w:val="006B577B"/>
    <w:rsid w:val="006C0821"/>
    <w:rsid w:val="006C3661"/>
    <w:rsid w:val="006C6B42"/>
    <w:rsid w:val="006D2D60"/>
    <w:rsid w:val="006D33E3"/>
    <w:rsid w:val="006D3960"/>
    <w:rsid w:val="006D60D9"/>
    <w:rsid w:val="006D67E8"/>
    <w:rsid w:val="006D7CF1"/>
    <w:rsid w:val="006E0121"/>
    <w:rsid w:val="006E15E8"/>
    <w:rsid w:val="006E1F51"/>
    <w:rsid w:val="006E25AA"/>
    <w:rsid w:val="006E3EA1"/>
    <w:rsid w:val="006E4052"/>
    <w:rsid w:val="006E7617"/>
    <w:rsid w:val="006F0055"/>
    <w:rsid w:val="006F359E"/>
    <w:rsid w:val="006F3B50"/>
    <w:rsid w:val="006F5AA8"/>
    <w:rsid w:val="0070194C"/>
    <w:rsid w:val="00703552"/>
    <w:rsid w:val="0070420F"/>
    <w:rsid w:val="007048D0"/>
    <w:rsid w:val="00705528"/>
    <w:rsid w:val="00705FC1"/>
    <w:rsid w:val="00707AEB"/>
    <w:rsid w:val="0071133F"/>
    <w:rsid w:val="0071354D"/>
    <w:rsid w:val="007143B1"/>
    <w:rsid w:val="007147F2"/>
    <w:rsid w:val="0071486B"/>
    <w:rsid w:val="007201E7"/>
    <w:rsid w:val="00720734"/>
    <w:rsid w:val="00720B3C"/>
    <w:rsid w:val="0072189D"/>
    <w:rsid w:val="007229E1"/>
    <w:rsid w:val="00722A3C"/>
    <w:rsid w:val="007244FB"/>
    <w:rsid w:val="00726DB1"/>
    <w:rsid w:val="007307E7"/>
    <w:rsid w:val="00734908"/>
    <w:rsid w:val="00740C2B"/>
    <w:rsid w:val="007432A3"/>
    <w:rsid w:val="00743677"/>
    <w:rsid w:val="00750190"/>
    <w:rsid w:val="00751A47"/>
    <w:rsid w:val="00755502"/>
    <w:rsid w:val="00755798"/>
    <w:rsid w:val="00756882"/>
    <w:rsid w:val="00757D9F"/>
    <w:rsid w:val="007613B3"/>
    <w:rsid w:val="007641A3"/>
    <w:rsid w:val="007653C6"/>
    <w:rsid w:val="00766B1B"/>
    <w:rsid w:val="00766C00"/>
    <w:rsid w:val="00767AA2"/>
    <w:rsid w:val="007712DB"/>
    <w:rsid w:val="007716FF"/>
    <w:rsid w:val="00772710"/>
    <w:rsid w:val="00772CEF"/>
    <w:rsid w:val="00773622"/>
    <w:rsid w:val="00776712"/>
    <w:rsid w:val="0077746E"/>
    <w:rsid w:val="00782036"/>
    <w:rsid w:val="00783D8D"/>
    <w:rsid w:val="00785872"/>
    <w:rsid w:val="00785DFD"/>
    <w:rsid w:val="00786FAF"/>
    <w:rsid w:val="00787D21"/>
    <w:rsid w:val="00791B7F"/>
    <w:rsid w:val="007929F6"/>
    <w:rsid w:val="00793058"/>
    <w:rsid w:val="00796459"/>
    <w:rsid w:val="00797EC9"/>
    <w:rsid w:val="007A078A"/>
    <w:rsid w:val="007A4D60"/>
    <w:rsid w:val="007A568D"/>
    <w:rsid w:val="007B30EA"/>
    <w:rsid w:val="007B60C0"/>
    <w:rsid w:val="007B6A75"/>
    <w:rsid w:val="007B6C13"/>
    <w:rsid w:val="007C03ED"/>
    <w:rsid w:val="007C09BE"/>
    <w:rsid w:val="007C5132"/>
    <w:rsid w:val="007C5960"/>
    <w:rsid w:val="007D077C"/>
    <w:rsid w:val="007D3BBF"/>
    <w:rsid w:val="007D4270"/>
    <w:rsid w:val="007D57DC"/>
    <w:rsid w:val="007D6F87"/>
    <w:rsid w:val="007D745B"/>
    <w:rsid w:val="007E14D0"/>
    <w:rsid w:val="007E50A2"/>
    <w:rsid w:val="007E5323"/>
    <w:rsid w:val="007E564E"/>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0E76"/>
    <w:rsid w:val="00811D3F"/>
    <w:rsid w:val="00813350"/>
    <w:rsid w:val="0081462B"/>
    <w:rsid w:val="008151A1"/>
    <w:rsid w:val="008160BE"/>
    <w:rsid w:val="00816C4C"/>
    <w:rsid w:val="00817328"/>
    <w:rsid w:val="00820DF8"/>
    <w:rsid w:val="00821AE3"/>
    <w:rsid w:val="0082364B"/>
    <w:rsid w:val="008236D5"/>
    <w:rsid w:val="00824A73"/>
    <w:rsid w:val="00826AF6"/>
    <w:rsid w:val="008276F3"/>
    <w:rsid w:val="00830234"/>
    <w:rsid w:val="00830EE5"/>
    <w:rsid w:val="00831C74"/>
    <w:rsid w:val="00833A93"/>
    <w:rsid w:val="00841E2C"/>
    <w:rsid w:val="008421CC"/>
    <w:rsid w:val="008422E8"/>
    <w:rsid w:val="008424FC"/>
    <w:rsid w:val="00843A96"/>
    <w:rsid w:val="008442AD"/>
    <w:rsid w:val="0084497E"/>
    <w:rsid w:val="00846FBF"/>
    <w:rsid w:val="00847ACD"/>
    <w:rsid w:val="00852627"/>
    <w:rsid w:val="00852B78"/>
    <w:rsid w:val="00856FD4"/>
    <w:rsid w:val="00857AB7"/>
    <w:rsid w:val="0086158A"/>
    <w:rsid w:val="0086449D"/>
    <w:rsid w:val="008665AE"/>
    <w:rsid w:val="00867A63"/>
    <w:rsid w:val="00870325"/>
    <w:rsid w:val="00871581"/>
    <w:rsid w:val="008755DB"/>
    <w:rsid w:val="008779FE"/>
    <w:rsid w:val="00881A99"/>
    <w:rsid w:val="008836F3"/>
    <w:rsid w:val="00883E9D"/>
    <w:rsid w:val="008843CA"/>
    <w:rsid w:val="00886920"/>
    <w:rsid w:val="00886BD4"/>
    <w:rsid w:val="0089207E"/>
    <w:rsid w:val="00893768"/>
    <w:rsid w:val="008972C7"/>
    <w:rsid w:val="00897723"/>
    <w:rsid w:val="008A1DC5"/>
    <w:rsid w:val="008A3B67"/>
    <w:rsid w:val="008A487B"/>
    <w:rsid w:val="008A5B6C"/>
    <w:rsid w:val="008A6223"/>
    <w:rsid w:val="008B0773"/>
    <w:rsid w:val="008B13DB"/>
    <w:rsid w:val="008B16CB"/>
    <w:rsid w:val="008B4313"/>
    <w:rsid w:val="008C0F12"/>
    <w:rsid w:val="008C1296"/>
    <w:rsid w:val="008C2109"/>
    <w:rsid w:val="008C2A41"/>
    <w:rsid w:val="008C4479"/>
    <w:rsid w:val="008C4FD4"/>
    <w:rsid w:val="008D1F27"/>
    <w:rsid w:val="008D33F3"/>
    <w:rsid w:val="008D367B"/>
    <w:rsid w:val="008D48E8"/>
    <w:rsid w:val="008D7C93"/>
    <w:rsid w:val="008E01E6"/>
    <w:rsid w:val="008E2840"/>
    <w:rsid w:val="008E3876"/>
    <w:rsid w:val="008E4F8D"/>
    <w:rsid w:val="008E5DF4"/>
    <w:rsid w:val="008E65F6"/>
    <w:rsid w:val="008F083E"/>
    <w:rsid w:val="008F0A0C"/>
    <w:rsid w:val="008F3AC0"/>
    <w:rsid w:val="008F743B"/>
    <w:rsid w:val="008F74DA"/>
    <w:rsid w:val="008F75FD"/>
    <w:rsid w:val="00900293"/>
    <w:rsid w:val="00900F59"/>
    <w:rsid w:val="00901A3B"/>
    <w:rsid w:val="00901EF6"/>
    <w:rsid w:val="00902A2C"/>
    <w:rsid w:val="0090427F"/>
    <w:rsid w:val="00905549"/>
    <w:rsid w:val="0090567B"/>
    <w:rsid w:val="00905969"/>
    <w:rsid w:val="0090691B"/>
    <w:rsid w:val="00906A1D"/>
    <w:rsid w:val="0091249D"/>
    <w:rsid w:val="00914122"/>
    <w:rsid w:val="00915587"/>
    <w:rsid w:val="009204E5"/>
    <w:rsid w:val="009205F0"/>
    <w:rsid w:val="00921B63"/>
    <w:rsid w:val="009234F2"/>
    <w:rsid w:val="00924401"/>
    <w:rsid w:val="0092760B"/>
    <w:rsid w:val="0093120E"/>
    <w:rsid w:val="00933DAB"/>
    <w:rsid w:val="00935974"/>
    <w:rsid w:val="00941789"/>
    <w:rsid w:val="00941B79"/>
    <w:rsid w:val="00942A91"/>
    <w:rsid w:val="00947013"/>
    <w:rsid w:val="00950D7A"/>
    <w:rsid w:val="0095434D"/>
    <w:rsid w:val="00954773"/>
    <w:rsid w:val="00954ACE"/>
    <w:rsid w:val="009563F6"/>
    <w:rsid w:val="00957E67"/>
    <w:rsid w:val="00967A82"/>
    <w:rsid w:val="00967CFC"/>
    <w:rsid w:val="00967E42"/>
    <w:rsid w:val="00975E56"/>
    <w:rsid w:val="00976AD7"/>
    <w:rsid w:val="00977515"/>
    <w:rsid w:val="009779CE"/>
    <w:rsid w:val="0098320D"/>
    <w:rsid w:val="00987679"/>
    <w:rsid w:val="00990144"/>
    <w:rsid w:val="00992630"/>
    <w:rsid w:val="00993F9A"/>
    <w:rsid w:val="00995787"/>
    <w:rsid w:val="00995B45"/>
    <w:rsid w:val="00996031"/>
    <w:rsid w:val="00996966"/>
    <w:rsid w:val="00997139"/>
    <w:rsid w:val="009975EE"/>
    <w:rsid w:val="009A143F"/>
    <w:rsid w:val="009A18B6"/>
    <w:rsid w:val="009A3A33"/>
    <w:rsid w:val="009A5073"/>
    <w:rsid w:val="009A569A"/>
    <w:rsid w:val="009A64BE"/>
    <w:rsid w:val="009B21C4"/>
    <w:rsid w:val="009B32B4"/>
    <w:rsid w:val="009C05E8"/>
    <w:rsid w:val="009C2040"/>
    <w:rsid w:val="009C3727"/>
    <w:rsid w:val="009C3BE4"/>
    <w:rsid w:val="009C4DE9"/>
    <w:rsid w:val="009C59A3"/>
    <w:rsid w:val="009C668C"/>
    <w:rsid w:val="009C7DFD"/>
    <w:rsid w:val="009D21FE"/>
    <w:rsid w:val="009D276A"/>
    <w:rsid w:val="009D6B89"/>
    <w:rsid w:val="009E178A"/>
    <w:rsid w:val="009E57AA"/>
    <w:rsid w:val="009F06B7"/>
    <w:rsid w:val="009F27F7"/>
    <w:rsid w:val="009F31FD"/>
    <w:rsid w:val="009F3252"/>
    <w:rsid w:val="009F4109"/>
    <w:rsid w:val="009F45EB"/>
    <w:rsid w:val="009F4FC5"/>
    <w:rsid w:val="009F71F4"/>
    <w:rsid w:val="009F7C90"/>
    <w:rsid w:val="00A00A65"/>
    <w:rsid w:val="00A02B77"/>
    <w:rsid w:val="00A03832"/>
    <w:rsid w:val="00A04D37"/>
    <w:rsid w:val="00A05855"/>
    <w:rsid w:val="00A115B2"/>
    <w:rsid w:val="00A12A6F"/>
    <w:rsid w:val="00A15300"/>
    <w:rsid w:val="00A158DA"/>
    <w:rsid w:val="00A21365"/>
    <w:rsid w:val="00A21646"/>
    <w:rsid w:val="00A2468D"/>
    <w:rsid w:val="00A269CA"/>
    <w:rsid w:val="00A26DED"/>
    <w:rsid w:val="00A27FDF"/>
    <w:rsid w:val="00A3143D"/>
    <w:rsid w:val="00A344EB"/>
    <w:rsid w:val="00A37252"/>
    <w:rsid w:val="00A41D59"/>
    <w:rsid w:val="00A43D58"/>
    <w:rsid w:val="00A4552E"/>
    <w:rsid w:val="00A46881"/>
    <w:rsid w:val="00A532D4"/>
    <w:rsid w:val="00A533E6"/>
    <w:rsid w:val="00A5373B"/>
    <w:rsid w:val="00A54841"/>
    <w:rsid w:val="00A55CE3"/>
    <w:rsid w:val="00A5628A"/>
    <w:rsid w:val="00A624A1"/>
    <w:rsid w:val="00A62959"/>
    <w:rsid w:val="00A63C76"/>
    <w:rsid w:val="00A63D0E"/>
    <w:rsid w:val="00A63DA5"/>
    <w:rsid w:val="00A64469"/>
    <w:rsid w:val="00A65F7C"/>
    <w:rsid w:val="00A66EB6"/>
    <w:rsid w:val="00A71193"/>
    <w:rsid w:val="00A71CE8"/>
    <w:rsid w:val="00A73052"/>
    <w:rsid w:val="00A74319"/>
    <w:rsid w:val="00A77FC7"/>
    <w:rsid w:val="00A8046D"/>
    <w:rsid w:val="00A81001"/>
    <w:rsid w:val="00A90290"/>
    <w:rsid w:val="00A93CFA"/>
    <w:rsid w:val="00A94849"/>
    <w:rsid w:val="00A94CC0"/>
    <w:rsid w:val="00A964F3"/>
    <w:rsid w:val="00A9744C"/>
    <w:rsid w:val="00AA52AB"/>
    <w:rsid w:val="00AA6393"/>
    <w:rsid w:val="00AA6806"/>
    <w:rsid w:val="00AB0DC9"/>
    <w:rsid w:val="00AB0E6B"/>
    <w:rsid w:val="00AB50A6"/>
    <w:rsid w:val="00AB5F6B"/>
    <w:rsid w:val="00AB7346"/>
    <w:rsid w:val="00AB7AA2"/>
    <w:rsid w:val="00AB7D8D"/>
    <w:rsid w:val="00AC024E"/>
    <w:rsid w:val="00AC0B2A"/>
    <w:rsid w:val="00AC225A"/>
    <w:rsid w:val="00AC5445"/>
    <w:rsid w:val="00AC7967"/>
    <w:rsid w:val="00AC796B"/>
    <w:rsid w:val="00AC7E96"/>
    <w:rsid w:val="00AD5DB0"/>
    <w:rsid w:val="00AD61BD"/>
    <w:rsid w:val="00AE1A76"/>
    <w:rsid w:val="00AE3221"/>
    <w:rsid w:val="00AE415E"/>
    <w:rsid w:val="00AE7200"/>
    <w:rsid w:val="00AF1863"/>
    <w:rsid w:val="00AF2155"/>
    <w:rsid w:val="00AF29AD"/>
    <w:rsid w:val="00AF3F57"/>
    <w:rsid w:val="00AF5F10"/>
    <w:rsid w:val="00AF7E1C"/>
    <w:rsid w:val="00B0168C"/>
    <w:rsid w:val="00B03A59"/>
    <w:rsid w:val="00B0424D"/>
    <w:rsid w:val="00B042B9"/>
    <w:rsid w:val="00B0466E"/>
    <w:rsid w:val="00B05CD5"/>
    <w:rsid w:val="00B06489"/>
    <w:rsid w:val="00B07872"/>
    <w:rsid w:val="00B078AC"/>
    <w:rsid w:val="00B11436"/>
    <w:rsid w:val="00B123C1"/>
    <w:rsid w:val="00B127C4"/>
    <w:rsid w:val="00B13544"/>
    <w:rsid w:val="00B15443"/>
    <w:rsid w:val="00B17AB6"/>
    <w:rsid w:val="00B218EF"/>
    <w:rsid w:val="00B21C05"/>
    <w:rsid w:val="00B223C5"/>
    <w:rsid w:val="00B23233"/>
    <w:rsid w:val="00B24297"/>
    <w:rsid w:val="00B265B2"/>
    <w:rsid w:val="00B26C82"/>
    <w:rsid w:val="00B274DD"/>
    <w:rsid w:val="00B30411"/>
    <w:rsid w:val="00B32640"/>
    <w:rsid w:val="00B33700"/>
    <w:rsid w:val="00B33EE8"/>
    <w:rsid w:val="00B361B7"/>
    <w:rsid w:val="00B36919"/>
    <w:rsid w:val="00B42F10"/>
    <w:rsid w:val="00B42FA3"/>
    <w:rsid w:val="00B44902"/>
    <w:rsid w:val="00B45260"/>
    <w:rsid w:val="00B45B87"/>
    <w:rsid w:val="00B45C95"/>
    <w:rsid w:val="00B45E27"/>
    <w:rsid w:val="00B520A5"/>
    <w:rsid w:val="00B5335C"/>
    <w:rsid w:val="00B53E10"/>
    <w:rsid w:val="00B54827"/>
    <w:rsid w:val="00B5495C"/>
    <w:rsid w:val="00B55F8C"/>
    <w:rsid w:val="00B574F3"/>
    <w:rsid w:val="00B575D1"/>
    <w:rsid w:val="00B60504"/>
    <w:rsid w:val="00B60F62"/>
    <w:rsid w:val="00B628FB"/>
    <w:rsid w:val="00B633F0"/>
    <w:rsid w:val="00B66380"/>
    <w:rsid w:val="00B668B6"/>
    <w:rsid w:val="00B67CCB"/>
    <w:rsid w:val="00B71E78"/>
    <w:rsid w:val="00B72826"/>
    <w:rsid w:val="00B72F8A"/>
    <w:rsid w:val="00B738DB"/>
    <w:rsid w:val="00B73BCC"/>
    <w:rsid w:val="00B77936"/>
    <w:rsid w:val="00B80593"/>
    <w:rsid w:val="00B851D2"/>
    <w:rsid w:val="00B85B31"/>
    <w:rsid w:val="00B91880"/>
    <w:rsid w:val="00B9322E"/>
    <w:rsid w:val="00B93812"/>
    <w:rsid w:val="00B94A22"/>
    <w:rsid w:val="00B94DEA"/>
    <w:rsid w:val="00B968FF"/>
    <w:rsid w:val="00B97872"/>
    <w:rsid w:val="00BA1599"/>
    <w:rsid w:val="00BA448E"/>
    <w:rsid w:val="00BA5F0E"/>
    <w:rsid w:val="00BA6D73"/>
    <w:rsid w:val="00BB18B8"/>
    <w:rsid w:val="00BB208A"/>
    <w:rsid w:val="00BB37FD"/>
    <w:rsid w:val="00BB4E8D"/>
    <w:rsid w:val="00BB5418"/>
    <w:rsid w:val="00BC2D90"/>
    <w:rsid w:val="00BC3C7C"/>
    <w:rsid w:val="00BC3F3A"/>
    <w:rsid w:val="00BC60AA"/>
    <w:rsid w:val="00BC63A0"/>
    <w:rsid w:val="00BC7ED3"/>
    <w:rsid w:val="00BD74DE"/>
    <w:rsid w:val="00BD7694"/>
    <w:rsid w:val="00BE0165"/>
    <w:rsid w:val="00BE4F98"/>
    <w:rsid w:val="00BE602D"/>
    <w:rsid w:val="00BE672F"/>
    <w:rsid w:val="00BE6C45"/>
    <w:rsid w:val="00BF0D9A"/>
    <w:rsid w:val="00BF28A0"/>
    <w:rsid w:val="00BF2A20"/>
    <w:rsid w:val="00BF526B"/>
    <w:rsid w:val="00C00718"/>
    <w:rsid w:val="00C00B51"/>
    <w:rsid w:val="00C020DD"/>
    <w:rsid w:val="00C02FD1"/>
    <w:rsid w:val="00C035E2"/>
    <w:rsid w:val="00C048B1"/>
    <w:rsid w:val="00C05627"/>
    <w:rsid w:val="00C108E8"/>
    <w:rsid w:val="00C1093C"/>
    <w:rsid w:val="00C1285C"/>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4679"/>
    <w:rsid w:val="00C54D07"/>
    <w:rsid w:val="00C57DA8"/>
    <w:rsid w:val="00C57FCD"/>
    <w:rsid w:val="00C61384"/>
    <w:rsid w:val="00C61608"/>
    <w:rsid w:val="00C636DF"/>
    <w:rsid w:val="00C63AE6"/>
    <w:rsid w:val="00C63D1C"/>
    <w:rsid w:val="00C65690"/>
    <w:rsid w:val="00C65769"/>
    <w:rsid w:val="00C65A12"/>
    <w:rsid w:val="00C67B07"/>
    <w:rsid w:val="00C67C57"/>
    <w:rsid w:val="00C719DA"/>
    <w:rsid w:val="00C73709"/>
    <w:rsid w:val="00C771C6"/>
    <w:rsid w:val="00C825FA"/>
    <w:rsid w:val="00C8520D"/>
    <w:rsid w:val="00C85F51"/>
    <w:rsid w:val="00C868CE"/>
    <w:rsid w:val="00C958B5"/>
    <w:rsid w:val="00C95A7A"/>
    <w:rsid w:val="00C97E01"/>
    <w:rsid w:val="00CA04C0"/>
    <w:rsid w:val="00CA0BCF"/>
    <w:rsid w:val="00CA38DC"/>
    <w:rsid w:val="00CA3C27"/>
    <w:rsid w:val="00CA4070"/>
    <w:rsid w:val="00CA41A3"/>
    <w:rsid w:val="00CA7C03"/>
    <w:rsid w:val="00CB152F"/>
    <w:rsid w:val="00CC55B9"/>
    <w:rsid w:val="00CD10A2"/>
    <w:rsid w:val="00CD1987"/>
    <w:rsid w:val="00CD4455"/>
    <w:rsid w:val="00CD53C4"/>
    <w:rsid w:val="00CD564B"/>
    <w:rsid w:val="00CD63F6"/>
    <w:rsid w:val="00CD7D33"/>
    <w:rsid w:val="00CE0586"/>
    <w:rsid w:val="00CE1164"/>
    <w:rsid w:val="00CE385D"/>
    <w:rsid w:val="00CE3983"/>
    <w:rsid w:val="00CF3CC9"/>
    <w:rsid w:val="00CF4124"/>
    <w:rsid w:val="00D000FB"/>
    <w:rsid w:val="00D010A5"/>
    <w:rsid w:val="00D019E9"/>
    <w:rsid w:val="00D02BE8"/>
    <w:rsid w:val="00D04541"/>
    <w:rsid w:val="00D10F3E"/>
    <w:rsid w:val="00D12262"/>
    <w:rsid w:val="00D139FA"/>
    <w:rsid w:val="00D152B1"/>
    <w:rsid w:val="00D1530F"/>
    <w:rsid w:val="00D15711"/>
    <w:rsid w:val="00D158C3"/>
    <w:rsid w:val="00D1685E"/>
    <w:rsid w:val="00D20D96"/>
    <w:rsid w:val="00D21E1C"/>
    <w:rsid w:val="00D23B49"/>
    <w:rsid w:val="00D23C28"/>
    <w:rsid w:val="00D25F6F"/>
    <w:rsid w:val="00D30AD3"/>
    <w:rsid w:val="00D31125"/>
    <w:rsid w:val="00D3210E"/>
    <w:rsid w:val="00D32B7F"/>
    <w:rsid w:val="00D427FC"/>
    <w:rsid w:val="00D4474B"/>
    <w:rsid w:val="00D47FC3"/>
    <w:rsid w:val="00D51FF8"/>
    <w:rsid w:val="00D5420A"/>
    <w:rsid w:val="00D565DC"/>
    <w:rsid w:val="00D567CA"/>
    <w:rsid w:val="00D56BB3"/>
    <w:rsid w:val="00D604AA"/>
    <w:rsid w:val="00D6226A"/>
    <w:rsid w:val="00D7104E"/>
    <w:rsid w:val="00D71433"/>
    <w:rsid w:val="00D71A43"/>
    <w:rsid w:val="00D7360C"/>
    <w:rsid w:val="00D75DE4"/>
    <w:rsid w:val="00D82EAC"/>
    <w:rsid w:val="00D84D76"/>
    <w:rsid w:val="00D8609C"/>
    <w:rsid w:val="00D901A3"/>
    <w:rsid w:val="00D90878"/>
    <w:rsid w:val="00D92007"/>
    <w:rsid w:val="00D929C4"/>
    <w:rsid w:val="00D933E4"/>
    <w:rsid w:val="00D94E6C"/>
    <w:rsid w:val="00D952C3"/>
    <w:rsid w:val="00DA191B"/>
    <w:rsid w:val="00DA333B"/>
    <w:rsid w:val="00DA5E87"/>
    <w:rsid w:val="00DA77F4"/>
    <w:rsid w:val="00DB3A5D"/>
    <w:rsid w:val="00DB4334"/>
    <w:rsid w:val="00DB77F6"/>
    <w:rsid w:val="00DC11E0"/>
    <w:rsid w:val="00DC126D"/>
    <w:rsid w:val="00DC3271"/>
    <w:rsid w:val="00DC65E4"/>
    <w:rsid w:val="00DD2494"/>
    <w:rsid w:val="00DD2EC3"/>
    <w:rsid w:val="00DD47E1"/>
    <w:rsid w:val="00DD6F5D"/>
    <w:rsid w:val="00DD75A9"/>
    <w:rsid w:val="00DE0BFF"/>
    <w:rsid w:val="00DE0C6F"/>
    <w:rsid w:val="00DE3F6E"/>
    <w:rsid w:val="00DE5FDA"/>
    <w:rsid w:val="00DE7414"/>
    <w:rsid w:val="00DF0098"/>
    <w:rsid w:val="00DF223E"/>
    <w:rsid w:val="00DF2C93"/>
    <w:rsid w:val="00DF77E5"/>
    <w:rsid w:val="00E014F5"/>
    <w:rsid w:val="00E01738"/>
    <w:rsid w:val="00E045E8"/>
    <w:rsid w:val="00E0630E"/>
    <w:rsid w:val="00E067D9"/>
    <w:rsid w:val="00E0765A"/>
    <w:rsid w:val="00E11883"/>
    <w:rsid w:val="00E11B77"/>
    <w:rsid w:val="00E14A57"/>
    <w:rsid w:val="00E1674F"/>
    <w:rsid w:val="00E241FA"/>
    <w:rsid w:val="00E26231"/>
    <w:rsid w:val="00E262E1"/>
    <w:rsid w:val="00E26B49"/>
    <w:rsid w:val="00E3438B"/>
    <w:rsid w:val="00E3583E"/>
    <w:rsid w:val="00E35922"/>
    <w:rsid w:val="00E4252C"/>
    <w:rsid w:val="00E42BFE"/>
    <w:rsid w:val="00E437A5"/>
    <w:rsid w:val="00E51163"/>
    <w:rsid w:val="00E5122D"/>
    <w:rsid w:val="00E51B73"/>
    <w:rsid w:val="00E53751"/>
    <w:rsid w:val="00E5399F"/>
    <w:rsid w:val="00E5625A"/>
    <w:rsid w:val="00E63FC7"/>
    <w:rsid w:val="00E64FAA"/>
    <w:rsid w:val="00E67683"/>
    <w:rsid w:val="00E70F12"/>
    <w:rsid w:val="00E716A5"/>
    <w:rsid w:val="00E7215B"/>
    <w:rsid w:val="00E7298E"/>
    <w:rsid w:val="00E73689"/>
    <w:rsid w:val="00E736FE"/>
    <w:rsid w:val="00E80F3C"/>
    <w:rsid w:val="00E8136E"/>
    <w:rsid w:val="00E84115"/>
    <w:rsid w:val="00E85E74"/>
    <w:rsid w:val="00E9021F"/>
    <w:rsid w:val="00E90CE6"/>
    <w:rsid w:val="00E92DE5"/>
    <w:rsid w:val="00E9501F"/>
    <w:rsid w:val="00E9506A"/>
    <w:rsid w:val="00E950E6"/>
    <w:rsid w:val="00E97A1B"/>
    <w:rsid w:val="00EA1FF0"/>
    <w:rsid w:val="00EA22A3"/>
    <w:rsid w:val="00EA2820"/>
    <w:rsid w:val="00EA41E3"/>
    <w:rsid w:val="00EA48AA"/>
    <w:rsid w:val="00EA53F2"/>
    <w:rsid w:val="00EA6691"/>
    <w:rsid w:val="00EA72EE"/>
    <w:rsid w:val="00EB1653"/>
    <w:rsid w:val="00EB2A20"/>
    <w:rsid w:val="00EB43B7"/>
    <w:rsid w:val="00EB506F"/>
    <w:rsid w:val="00EB512F"/>
    <w:rsid w:val="00EB5992"/>
    <w:rsid w:val="00EB6052"/>
    <w:rsid w:val="00EC03E4"/>
    <w:rsid w:val="00EC2F4F"/>
    <w:rsid w:val="00EC354F"/>
    <w:rsid w:val="00EC5328"/>
    <w:rsid w:val="00EC53B3"/>
    <w:rsid w:val="00EC5D41"/>
    <w:rsid w:val="00EC7ECB"/>
    <w:rsid w:val="00ED50A7"/>
    <w:rsid w:val="00ED76C6"/>
    <w:rsid w:val="00EE0B03"/>
    <w:rsid w:val="00EE5369"/>
    <w:rsid w:val="00EE585F"/>
    <w:rsid w:val="00EE6BA9"/>
    <w:rsid w:val="00EF0913"/>
    <w:rsid w:val="00EF0EAA"/>
    <w:rsid w:val="00EF3536"/>
    <w:rsid w:val="00EF7456"/>
    <w:rsid w:val="00F01637"/>
    <w:rsid w:val="00F02597"/>
    <w:rsid w:val="00F03639"/>
    <w:rsid w:val="00F03A23"/>
    <w:rsid w:val="00F078D6"/>
    <w:rsid w:val="00F103F3"/>
    <w:rsid w:val="00F109CA"/>
    <w:rsid w:val="00F162BA"/>
    <w:rsid w:val="00F164DE"/>
    <w:rsid w:val="00F22666"/>
    <w:rsid w:val="00F242FA"/>
    <w:rsid w:val="00F24CF9"/>
    <w:rsid w:val="00F27D84"/>
    <w:rsid w:val="00F30C9C"/>
    <w:rsid w:val="00F31F4E"/>
    <w:rsid w:val="00F32812"/>
    <w:rsid w:val="00F33AF1"/>
    <w:rsid w:val="00F35CFD"/>
    <w:rsid w:val="00F365A0"/>
    <w:rsid w:val="00F3779C"/>
    <w:rsid w:val="00F37BE5"/>
    <w:rsid w:val="00F40B40"/>
    <w:rsid w:val="00F42394"/>
    <w:rsid w:val="00F45BCB"/>
    <w:rsid w:val="00F4630A"/>
    <w:rsid w:val="00F464F2"/>
    <w:rsid w:val="00F4716D"/>
    <w:rsid w:val="00F5012D"/>
    <w:rsid w:val="00F53828"/>
    <w:rsid w:val="00F54235"/>
    <w:rsid w:val="00F542AF"/>
    <w:rsid w:val="00F54AEE"/>
    <w:rsid w:val="00F553DF"/>
    <w:rsid w:val="00F562E2"/>
    <w:rsid w:val="00F56BC8"/>
    <w:rsid w:val="00F56C38"/>
    <w:rsid w:val="00F62F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3A5B"/>
    <w:rsid w:val="00FB4E11"/>
    <w:rsid w:val="00FB54C6"/>
    <w:rsid w:val="00FB59F7"/>
    <w:rsid w:val="00FB7F2C"/>
    <w:rsid w:val="00FC08B5"/>
    <w:rsid w:val="00FC1F91"/>
    <w:rsid w:val="00FC2EC6"/>
    <w:rsid w:val="00FC36B6"/>
    <w:rsid w:val="00FC3B21"/>
    <w:rsid w:val="00FC640A"/>
    <w:rsid w:val="00FC76FB"/>
    <w:rsid w:val="00FC7D05"/>
    <w:rsid w:val="00FD0026"/>
    <w:rsid w:val="00FD1DE7"/>
    <w:rsid w:val="00FD282F"/>
    <w:rsid w:val="00FD3357"/>
    <w:rsid w:val="00FD38AB"/>
    <w:rsid w:val="00FD420A"/>
    <w:rsid w:val="00FE58A1"/>
    <w:rsid w:val="00FE5A83"/>
    <w:rsid w:val="00FE6C83"/>
    <w:rsid w:val="00FF05BB"/>
    <w:rsid w:val="00FF0F3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548E"/>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945582373">
      <w:bodyDiv w:val="1"/>
      <w:marLeft w:val="0"/>
      <w:marRight w:val="0"/>
      <w:marTop w:val="0"/>
      <w:marBottom w:val="0"/>
      <w:divBdr>
        <w:top w:val="none" w:sz="0" w:space="0" w:color="auto"/>
        <w:left w:val="none" w:sz="0" w:space="0" w:color="auto"/>
        <w:bottom w:val="none" w:sz="0" w:space="0" w:color="auto"/>
        <w:right w:val="none" w:sz="0" w:space="0" w:color="auto"/>
      </w:divBdr>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 w:id="2094739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footer" Target="footer3.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eader" Target="header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4A3549-1D5B-9B4D-ADC2-F61F2F7C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49</Pages>
  <Words>11062</Words>
  <Characters>63058</Characters>
  <Application>Microsoft Macintosh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658</cp:revision>
  <cp:lastPrinted>2017-11-30T19:39:00Z</cp:lastPrinted>
  <dcterms:created xsi:type="dcterms:W3CDTF">2017-11-30T10:15:00Z</dcterms:created>
  <dcterms:modified xsi:type="dcterms:W3CDTF">2018-05-01T11:40:00Z</dcterms:modified>
</cp:coreProperties>
</file>